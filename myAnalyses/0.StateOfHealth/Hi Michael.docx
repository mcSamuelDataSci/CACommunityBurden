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799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</w:pPr>
      <w:r>
        <w:rPr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br/>
      </w:r>
      <w:r w:rsidR="00C70799"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-</w:t>
      </w:r>
      <w:proofErr w:type="gramStart"/>
      <w:r w:rsidR="00C70799"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two</w:t>
      </w:r>
      <w:proofErr w:type="gramEnd"/>
      <w:r w:rsidR="00C70799"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decks?</w:t>
      </w:r>
    </w:p>
    <w:p w:rsidR="00C70799" w:rsidRDefault="00C70799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</w:pP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-</w:t>
      </w:r>
      <w:proofErr w:type="gram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one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deck with extra slides at end?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</w:p>
    <w:p w:rsidR="00C70799" w:rsidRDefault="00C70799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</w:p>
    <w:p w:rsidR="00C70799" w:rsidRDefault="00C20846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-how/what other key LGHC data/message to include</w:t>
      </w:r>
    </w:p>
    <w:p w:rsidR="00C70799" w:rsidRDefault="00C70799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Requests for Organization/Structure: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D23233" w:rsidRDefault="00D2323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</w:p>
    <w:p w:rsidR="00D23233" w:rsidRDefault="00D2323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</w:p>
    <w:p w:rsidR="0069579B" w:rsidRDefault="0069579B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</w:p>
    <w:p w:rsidR="0069579B" w:rsidRDefault="0069579B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ins w:id="0" w:author="SamFam" w:date="2020-02-07T17:24:00Z"/>
          <w:color w:val="323130"/>
        </w:rPr>
      </w:pPr>
    </w:p>
    <w:p w:rsidR="0069579B" w:rsidRDefault="0069579B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normaltextrun"/>
          <w:rFonts w:ascii="Arial" w:hAnsi="Arial" w:cs="Arial"/>
          <w:b/>
          <w:bCs/>
          <w:color w:val="323130"/>
          <w:sz w:val="18"/>
          <w:szCs w:val="18"/>
          <w:u w:val="single"/>
          <w:bdr w:val="none" w:sz="0" w:space="0" w:color="auto" w:frame="1"/>
          <w:lang w:val="en"/>
        </w:rPr>
        <w:t>Data Section I:  Leading Causes</w:t>
      </w:r>
      <w:r>
        <w:rPr>
          <w:rStyle w:val="normaltextrun"/>
          <w:rFonts w:ascii="Arial" w:hAnsi="Arial" w:cs="Arial"/>
          <w:b/>
          <w:bCs/>
          <w:color w:val="323130"/>
          <w:sz w:val="18"/>
          <w:szCs w:val="18"/>
          <w:bdr w:val="none" w:sz="0" w:space="0" w:color="auto" w:frame="1"/>
          <w:lang w:val="en"/>
        </w:rPr>
        <w:t> 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Leading Causes of Death: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color w:val="323130"/>
        </w:rPr>
      </w:pPr>
      <w:proofErr w:type="gramStart"/>
      <w:r>
        <w:rPr>
          <w:rFonts w:ascii="Courier New" w:hAnsi="Courier New" w:cs="Courier New"/>
          <w:color w:val="323130"/>
          <w:sz w:val="20"/>
          <w:szCs w:val="20"/>
          <w:bdr w:val="none" w:sz="0" w:space="0" w:color="auto" w:frame="1"/>
        </w:rPr>
        <w:t>o</w:t>
      </w:r>
      <w:proofErr w:type="gramEnd"/>
      <w:r>
        <w:rPr>
          <w:color w:val="323130"/>
          <w:sz w:val="14"/>
          <w:szCs w:val="14"/>
          <w:bdr w:val="none" w:sz="0" w:space="0" w:color="auto" w:frame="1"/>
        </w:rPr>
        <w:t>    </w:t>
      </w:r>
      <w:ins w:id="1" w:author="SamFam" w:date="2020-02-07T17:41:00Z">
        <w:r w:rsidR="00DA49A3">
          <w:rPr>
            <w:color w:val="323130"/>
            <w:sz w:val="14"/>
            <w:szCs w:val="14"/>
            <w:bdr w:val="none" w:sz="0" w:space="0" w:color="auto" w:frame="1"/>
          </w:rPr>
          <w:t xml:space="preserve">X1 - </w:t>
        </w:r>
      </w:ins>
      <w:r w:rsidRPr="00DA49A3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Big 3 (Broadest)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color w:val="323130"/>
        </w:rPr>
      </w:pPr>
      <w:proofErr w:type="gramStart"/>
      <w:r w:rsidRPr="00DA49A3">
        <w:rPr>
          <w:rFonts w:ascii="Courier New" w:hAnsi="Courier New" w:cs="Courier New"/>
          <w:d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A49A3">
        <w:rPr>
          <w:dstrike/>
          <w:color w:val="323130"/>
          <w:sz w:val="14"/>
          <w:szCs w:val="14"/>
          <w:bdr w:val="none" w:sz="0" w:space="0" w:color="auto" w:frame="1"/>
        </w:rPr>
        <w:t>    </w:t>
      </w:r>
      <w:ins w:id="2" w:author="SamFam" w:date="2020-02-07T17:42:00Z">
        <w:r w:rsidR="00DA49A3">
          <w:rPr>
            <w:dstrike/>
            <w:color w:val="323130"/>
            <w:sz w:val="14"/>
            <w:szCs w:val="14"/>
            <w:bdr w:val="none" w:sz="0" w:space="0" w:color="auto" w:frame="1"/>
          </w:rPr>
          <w:t xml:space="preserve">X2 </w:t>
        </w:r>
      </w:ins>
      <w:r w:rsidRPr="00DA49A3">
        <w:rPr>
          <w:rStyle w:val="normaltextrun"/>
          <w:rFonts w:ascii="Arial" w:hAnsi="Arial" w:cs="Arial"/>
          <w:dstrike/>
          <w:color w:val="323130"/>
          <w:sz w:val="18"/>
          <w:szCs w:val="18"/>
          <w:bdr w:val="none" w:sz="0" w:space="0" w:color="auto" w:frame="1"/>
          <w:lang w:val="en"/>
        </w:rPr>
        <w:t>Top Level Categories (Ranking Number of Deaths)</w:t>
      </w:r>
      <w:ins w:id="3" w:author="SamFam" w:date="2020-02-07T17:21:00Z">
        <w:r w:rsidR="00D23233">
          <w:rPr>
            <w:rStyle w:val="normaltextrun"/>
            <w:rFonts w:ascii="Arial" w:hAnsi="Arial" w:cs="Arial"/>
            <w:color w:val="323130"/>
            <w:sz w:val="18"/>
            <w:szCs w:val="18"/>
            <w:bdr w:val="none" w:sz="0" w:space="0" w:color="auto" w:frame="1"/>
            <w:lang w:val="en"/>
          </w:rPr>
          <w:t xml:space="preserve"> – now in multi</w:t>
        </w:r>
      </w:ins>
      <w:ins w:id="4" w:author="SamFam" w:date="2020-02-07T17:34:00Z">
        <w:r w:rsidR="00DA49A3">
          <w:rPr>
            <w:rStyle w:val="normaltextrun"/>
            <w:rFonts w:ascii="Arial" w:hAnsi="Arial" w:cs="Arial"/>
            <w:color w:val="323130"/>
            <w:sz w:val="18"/>
            <w:szCs w:val="18"/>
            <w:bdr w:val="none" w:sz="0" w:space="0" w:color="auto" w:frame="1"/>
            <w:lang w:val="en"/>
          </w:rPr>
          <w:t xml:space="preserve"> </w:t>
        </w:r>
      </w:ins>
      <w:ins w:id="5" w:author="SamFam" w:date="2020-02-07T17:21:00Z">
        <w:r w:rsidR="00D23233">
          <w:rPr>
            <w:rStyle w:val="normaltextrun"/>
            <w:rFonts w:ascii="Arial" w:hAnsi="Arial" w:cs="Arial"/>
            <w:color w:val="323130"/>
            <w:sz w:val="18"/>
            <w:szCs w:val="18"/>
            <w:bdr w:val="none" w:sz="0" w:space="0" w:color="auto" w:frame="1"/>
            <w:lang w:val="en"/>
          </w:rPr>
          <w:t>chart 1</w:t>
        </w:r>
      </w:ins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  <w:proofErr w:type="gramStart"/>
      <w:r>
        <w:rPr>
          <w:rFonts w:ascii="Courier New" w:hAnsi="Courier New" w:cs="Courier New"/>
          <w:color w:val="323130"/>
          <w:sz w:val="20"/>
          <w:szCs w:val="20"/>
          <w:bdr w:val="none" w:sz="0" w:space="0" w:color="auto" w:frame="1"/>
        </w:rPr>
        <w:t>o</w:t>
      </w:r>
      <w:proofErr w:type="gramEnd"/>
      <w:r>
        <w:rPr>
          <w:color w:val="323130"/>
          <w:sz w:val="14"/>
          <w:szCs w:val="14"/>
          <w:bdr w:val="none" w:sz="0" w:space="0" w:color="auto" w:frame="1"/>
        </w:rPr>
        <w:t>  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Top Level Categories with Public Health Level Causes (rainbow chart with hover over)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r w:rsidR="00D23233"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 xml:space="preserve"> </w:t>
      </w:r>
    </w:p>
    <w:p w:rsidR="00D23233" w:rsidDel="003742F7" w:rsidRDefault="00D2323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del w:id="6" w:author="SamFam" w:date="2020-02-09T17:46:00Z"/>
          <w:color w:val="323130"/>
        </w:rPr>
      </w:pPr>
      <w:del w:id="7" w:author="SamFam" w:date="2020-02-09T17:47:00Z">
        <w:r w:rsidDel="003742F7">
          <w:rPr>
            <w:rStyle w:val="eop"/>
            <w:rFonts w:ascii="Arial" w:hAnsi="Arial" w:cs="Arial"/>
            <w:color w:val="323130"/>
            <w:sz w:val="18"/>
            <w:szCs w:val="18"/>
            <w:bdr w:val="none" w:sz="0" w:space="0" w:color="auto" w:frame="1"/>
          </w:rPr>
          <w:tab/>
        </w:r>
      </w:del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ins w:id="8" w:author="SamFam" w:date="2020-02-07T17:40:00Z"/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</w:pPr>
      <w:proofErr w:type="gramStart"/>
      <w:r w:rsidRPr="00DA49A3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A49A3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ins w:id="9" w:author="SamFam" w:date="2020-02-07T17:42:00Z">
        <w:r w:rsidR="00DA49A3">
          <w:rPr>
            <w:strike/>
            <w:color w:val="323130"/>
            <w:sz w:val="14"/>
            <w:szCs w:val="14"/>
            <w:bdr w:val="none" w:sz="0" w:space="0" w:color="auto" w:frame="1"/>
          </w:rPr>
          <w:t xml:space="preserve">X2 </w:t>
        </w:r>
      </w:ins>
      <w:r w:rsidRPr="00DA49A3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Multi-Chart Slide</w:t>
      </w:r>
      <w:ins w:id="10" w:author="SamFam" w:date="2020-02-07T17:20:00Z">
        <w:r w:rsidR="00D23233" w:rsidRPr="00DA49A3">
          <w:rPr>
            <w:rStyle w:val="normaltextrun"/>
            <w:rFonts w:ascii="Arial" w:hAnsi="Arial" w:cs="Arial"/>
            <w:strike/>
            <w:color w:val="323130"/>
            <w:sz w:val="18"/>
            <w:szCs w:val="18"/>
            <w:bdr w:val="none" w:sz="0" w:space="0" w:color="auto" w:frame="1"/>
            <w:shd w:val="clear" w:color="auto" w:fill="FFFF00"/>
            <w:lang w:val="en"/>
          </w:rPr>
          <w:t xml:space="preserve"> 1</w:t>
        </w:r>
      </w:ins>
      <w:r w:rsidRPr="00DA49A3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:  Top Level Ranking Number of deaths and Top Level Ranking YLL</w:t>
      </w:r>
      <w:r w:rsidRPr="00DA49A3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  <w:r w:rsidR="009C2FED" w:rsidRPr="00DA49A3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 xml:space="preserve"> (slides 13,14)</w:t>
      </w:r>
    </w:p>
    <w:p w:rsidR="0093197E" w:rsidRPr="0093197E" w:rsidRDefault="00DA49A3" w:rsidP="0093197E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ins w:id="11" w:author="SamFam" w:date="2020-02-07T17:43:00Z"/>
          <w:rStyle w:val="eop"/>
          <w:strike/>
          <w:color w:val="323130"/>
        </w:rPr>
      </w:pPr>
      <w:ins w:id="12" w:author="SamFam" w:date="2020-02-07T17:42:00Z">
        <w:r>
          <w:rPr>
            <w:rStyle w:val="eop"/>
            <w:rFonts w:ascii="Arial" w:hAnsi="Arial" w:cs="Arial"/>
            <w:strike/>
            <w:color w:val="323130"/>
            <w:sz w:val="18"/>
            <w:szCs w:val="18"/>
            <w:bdr w:val="none" w:sz="0" w:space="0" w:color="auto" w:frame="1"/>
          </w:rPr>
          <w:t xml:space="preserve">X3 - </w:t>
        </w:r>
      </w:ins>
      <w:ins w:id="13" w:author="SamFam" w:date="2020-02-07T17:40:00Z">
        <w:r>
          <w:rPr>
            <w:rStyle w:val="eop"/>
            <w:rFonts w:ascii="Arial" w:hAnsi="Arial" w:cs="Arial"/>
            <w:strike/>
            <w:color w:val="323130"/>
            <w:sz w:val="18"/>
            <w:szCs w:val="18"/>
            <w:bdr w:val="none" w:sz="0" w:space="0" w:color="auto" w:frame="1"/>
          </w:rPr>
          <w:t xml:space="preserve">Life expectancy </w:t>
        </w:r>
      </w:ins>
    </w:p>
    <w:p w:rsidR="00DA49A3" w:rsidRPr="00DA49A3" w:rsidRDefault="0093197E" w:rsidP="0093197E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strike/>
          <w:color w:val="323130"/>
        </w:rPr>
      </w:pPr>
      <w:ins w:id="14" w:author="SamFam" w:date="2020-02-07T17:43:00Z">
        <w:r>
          <w:rPr>
            <w:rStyle w:val="eop"/>
            <w:rFonts w:ascii="Arial" w:hAnsi="Arial" w:cs="Arial"/>
            <w:strike/>
            <w:color w:val="323130"/>
            <w:sz w:val="18"/>
            <w:szCs w:val="18"/>
            <w:bdr w:val="none" w:sz="0" w:space="0" w:color="auto" w:frame="1"/>
          </w:rPr>
          <w:t xml:space="preserve">X4 </w:t>
        </w:r>
      </w:ins>
      <w:ins w:id="15" w:author="SamFam" w:date="2020-02-07T17:40:00Z">
        <w:r w:rsidR="00DA49A3">
          <w:rPr>
            <w:rStyle w:val="eop"/>
            <w:rFonts w:ascii="Arial" w:hAnsi="Arial" w:cs="Arial"/>
            <w:strike/>
            <w:color w:val="323130"/>
            <w:sz w:val="18"/>
            <w:szCs w:val="18"/>
            <w:bdr w:val="none" w:sz="0" w:space="0" w:color="auto" w:frame="1"/>
          </w:rPr>
          <w:t>and all-cause mortality moved here from below</w:t>
        </w:r>
      </w:ins>
    </w:p>
    <w:p w:rsidR="00932653" w:rsidRPr="0093197E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strike/>
          <w:color w:val="323130"/>
        </w:rPr>
      </w:pPr>
      <w:proofErr w:type="gramStart"/>
      <w:r w:rsidRPr="0093197E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93197E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ins w:id="16" w:author="SamFam" w:date="2020-02-07T17:44:00Z">
        <w:r w:rsidR="0093197E" w:rsidRPr="0093197E">
          <w:rPr>
            <w:strike/>
            <w:color w:val="323130"/>
            <w:sz w:val="14"/>
            <w:szCs w:val="14"/>
            <w:bdr w:val="none" w:sz="0" w:space="0" w:color="auto" w:frame="1"/>
          </w:rPr>
          <w:t xml:space="preserve">X5 - </w:t>
        </w:r>
      </w:ins>
      <w:r w:rsidRPr="0093197E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Trends in Top Level (number, rate, YLL) </w:t>
      </w:r>
      <w:r w:rsidRPr="0093197E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color w:val="323130"/>
        </w:rPr>
      </w:pPr>
      <w:r>
        <w:rPr>
          <w:rFonts w:ascii="Courier New" w:hAnsi="Courier New" w:cs="Courier New"/>
          <w:color w:val="323130"/>
          <w:sz w:val="20"/>
          <w:szCs w:val="20"/>
          <w:bdr w:val="none" w:sz="0" w:space="0" w:color="auto" w:frame="1"/>
        </w:rPr>
        <w:t>o</w:t>
      </w:r>
      <w:r>
        <w:rPr>
          <w:color w:val="323130"/>
          <w:sz w:val="14"/>
          <w:szCs w:val="14"/>
          <w:bdr w:val="none" w:sz="0" w:space="0" w:color="auto" w:frame="1"/>
        </w:rPr>
        <w:t>   </w:t>
      </w:r>
      <w:ins w:id="17" w:author="SamFam" w:date="2020-02-08T10:55:00Z">
        <w:r w:rsidR="00A853AA">
          <w:rPr>
            <w:color w:val="323130"/>
            <w:sz w:val="14"/>
            <w:szCs w:val="14"/>
            <w:bdr w:val="none" w:sz="0" w:space="0" w:color="auto" w:frame="1"/>
          </w:rPr>
          <w:t xml:space="preserve">x6 </w:t>
        </w:r>
        <w:proofErr w:type="gramStart"/>
        <w:r w:rsidR="00A853AA">
          <w:rPr>
            <w:color w:val="323130"/>
            <w:sz w:val="14"/>
            <w:szCs w:val="14"/>
            <w:bdr w:val="none" w:sz="0" w:space="0" w:color="auto" w:frame="1"/>
          </w:rPr>
          <w:t xml:space="preserve">-- </w:t>
        </w:r>
      </w:ins>
      <w:r>
        <w:rPr>
          <w:color w:val="323130"/>
          <w:sz w:val="14"/>
          <w:szCs w:val="14"/>
          <w:bdr w:val="none" w:sz="0" w:space="0" w:color="auto" w:frame="1"/>
        </w:rPr>
        <w:t>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-Chart Slide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:  Trends in Top 5 for the Big 5 (rate only), combination of current slides (20-24)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r w:rsidR="009C2FED"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 xml:space="preserve">--- </w:t>
      </w:r>
      <w:r w:rsidR="00C711CF"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free / not free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strike/>
          <w:color w:val="323130"/>
        </w:rPr>
      </w:pPr>
      <w:r w:rsidRPr="00D466C6">
        <w:rPr>
          <w:rFonts w:ascii="Symbol" w:hAnsi="Symbol"/>
          <w:strike/>
          <w:color w:val="323130"/>
          <w:sz w:val="20"/>
          <w:szCs w:val="20"/>
          <w:bdr w:val="none" w:sz="0" w:space="0" w:color="auto" w:frame="1"/>
        </w:rPr>
        <w:t></w:t>
      </w:r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       </w:t>
      </w:r>
      <w:ins w:id="18" w:author="SamFam" w:date="2020-02-08T11:48:00Z">
        <w:r w:rsidR="008632E5" w:rsidRPr="00D466C6">
          <w:rPr>
            <w:strike/>
            <w:color w:val="323130"/>
            <w:sz w:val="14"/>
            <w:szCs w:val="14"/>
            <w:bdr w:val="none" w:sz="0" w:space="0" w:color="auto" w:frame="1"/>
          </w:rPr>
          <w:t>X</w:t>
        </w:r>
      </w:ins>
      <w:ins w:id="19" w:author="SamFam" w:date="2020-02-08T12:07:00Z">
        <w:r w:rsidR="00D13298">
          <w:rPr>
            <w:strike/>
            <w:color w:val="323130"/>
            <w:sz w:val="14"/>
            <w:szCs w:val="14"/>
            <w:bdr w:val="none" w:sz="0" w:space="0" w:color="auto" w:frame="1"/>
          </w:rPr>
          <w:t>8</w:t>
        </w:r>
      </w:ins>
      <w:ins w:id="20" w:author="SamFam" w:date="2020-02-08T11:48:00Z">
        <w:r w:rsidR="008632E5" w:rsidRPr="00D466C6">
          <w:rPr>
            <w:strike/>
            <w:color w:val="323130"/>
            <w:sz w:val="14"/>
            <w:szCs w:val="14"/>
            <w:bdr w:val="none" w:sz="0" w:space="0" w:color="auto" w:frame="1"/>
          </w:rPr>
          <w:t xml:space="preserve"> –</w:t>
        </w:r>
        <w:proofErr w:type="gramStart"/>
        <w:r w:rsidR="008632E5" w:rsidRPr="00D466C6">
          <w:rPr>
            <w:strike/>
            <w:color w:val="323130"/>
            <w:sz w:val="14"/>
            <w:szCs w:val="14"/>
            <w:bdr w:val="none" w:sz="0" w:space="0" w:color="auto" w:frame="1"/>
          </w:rPr>
          <w:t xml:space="preserve">set  </w:t>
        </w:r>
      </w:ins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Public</w:t>
      </w:r>
      <w:proofErr w:type="gramEnd"/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 xml:space="preserve"> Health Level Rankings (top 15) 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strike/>
          <w:color w:val="323130"/>
        </w:rPr>
      </w:pPr>
      <w:proofErr w:type="gramStart"/>
      <w:r w:rsidRPr="00D466C6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Deaths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strike/>
          <w:color w:val="323130"/>
        </w:rPr>
      </w:pPr>
      <w:proofErr w:type="gramStart"/>
      <w:r w:rsidRPr="00D466C6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YLL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strike/>
          <w:color w:val="323130"/>
        </w:rPr>
      </w:pPr>
      <w:proofErr w:type="gramStart"/>
      <w:r w:rsidRPr="00D466C6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Rate Ratio Disparity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strike/>
          <w:color w:val="323130"/>
        </w:rPr>
      </w:pPr>
      <w:proofErr w:type="gramStart"/>
      <w:r w:rsidRPr="00D466C6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Increase 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strike/>
          <w:color w:val="323130"/>
        </w:rPr>
      </w:pPr>
      <w:proofErr w:type="gramStart"/>
      <w:r w:rsidRPr="00D466C6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Decrease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b/>
          <w:strike/>
          <w:color w:val="323130"/>
        </w:rPr>
      </w:pPr>
      <w:proofErr w:type="gramStart"/>
      <w:r w:rsidRPr="00D466C6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r w:rsidRPr="00D466C6">
        <w:rPr>
          <w:rStyle w:val="normaltextrun"/>
          <w:rFonts w:ascii="Arial" w:hAnsi="Arial" w:cs="Arial"/>
          <w:b/>
          <w:strike/>
          <w:color w:val="323130"/>
          <w:sz w:val="18"/>
          <w:szCs w:val="18"/>
          <w:bdr w:val="none" w:sz="0" w:space="0" w:color="auto" w:frame="1"/>
          <w:lang w:val="en"/>
        </w:rPr>
        <w:t>YLWD </w:t>
      </w:r>
      <w:r w:rsidRPr="00D466C6">
        <w:rPr>
          <w:rStyle w:val="eop"/>
          <w:rFonts w:ascii="Arial" w:hAnsi="Arial" w:cs="Arial"/>
          <w:b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EB5039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rStyle w:val="normaltextrun"/>
          <w:rFonts w:ascii="Arial" w:hAnsi="Arial" w:cs="Arial"/>
          <w:b/>
          <w:strike/>
          <w:color w:val="323130"/>
          <w:sz w:val="18"/>
          <w:szCs w:val="18"/>
          <w:bdr w:val="none" w:sz="0" w:space="0" w:color="auto" w:frame="1"/>
          <w:lang w:val="en"/>
        </w:rPr>
      </w:pPr>
      <w:proofErr w:type="gramStart"/>
      <w:r w:rsidRPr="00D466C6">
        <w:rPr>
          <w:rFonts w:ascii="Courier New" w:hAnsi="Courier New" w:cs="Courier New"/>
          <w:b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466C6">
        <w:rPr>
          <w:b/>
          <w:strike/>
          <w:color w:val="323130"/>
          <w:sz w:val="14"/>
          <w:szCs w:val="14"/>
          <w:bdr w:val="none" w:sz="0" w:space="0" w:color="auto" w:frame="1"/>
        </w:rPr>
        <w:t>    </w:t>
      </w:r>
      <w:r w:rsidRPr="00D466C6">
        <w:rPr>
          <w:rStyle w:val="normaltextrun"/>
          <w:rFonts w:ascii="Arial" w:hAnsi="Arial" w:cs="Arial"/>
          <w:b/>
          <w:strike/>
          <w:color w:val="323130"/>
          <w:sz w:val="18"/>
          <w:szCs w:val="18"/>
          <w:bdr w:val="none" w:sz="0" w:space="0" w:color="auto" w:frame="1"/>
          <w:lang w:val="en"/>
        </w:rPr>
        <w:t>Hospitalization</w:t>
      </w:r>
    </w:p>
    <w:p w:rsidR="008632E5" w:rsidRPr="00D466C6" w:rsidRDefault="008632E5" w:rsidP="00EB5039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ins w:id="21" w:author="SamFam" w:date="2020-02-08T11:51:00Z"/>
          <w:rStyle w:val="normaltextrun"/>
          <w:rFonts w:ascii="Arial" w:hAnsi="Arial" w:cs="Arial"/>
          <w:b/>
          <w:color w:val="323130"/>
          <w:sz w:val="18"/>
          <w:szCs w:val="18"/>
          <w:bdr w:val="none" w:sz="0" w:space="0" w:color="auto" w:frame="1"/>
        </w:rPr>
      </w:pPr>
    </w:p>
    <w:p w:rsidR="00EB5039" w:rsidRPr="00EB5039" w:rsidRDefault="008632E5" w:rsidP="00EB5039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323130"/>
          <w:sz w:val="18"/>
          <w:szCs w:val="18"/>
          <w:bdr w:val="none" w:sz="0" w:space="0" w:color="auto" w:frame="1"/>
        </w:rPr>
      </w:pPr>
      <w:ins w:id="22" w:author="SamFam" w:date="2020-02-08T11:51:00Z">
        <w:r>
          <w:rPr>
            <w:rStyle w:val="normaltextrun"/>
            <w:rFonts w:ascii="Arial" w:hAnsi="Arial" w:cs="Arial"/>
            <w:b/>
            <w:color w:val="323130"/>
            <w:sz w:val="18"/>
            <w:szCs w:val="18"/>
            <w:bdr w:val="none" w:sz="0" w:space="0" w:color="auto" w:frame="1"/>
            <w:lang w:val="en"/>
          </w:rPr>
          <w:t xml:space="preserve">Infectious disease </w:t>
        </w:r>
      </w:ins>
      <w:r w:rsidR="00EB5039">
        <w:rPr>
          <w:rStyle w:val="normaltextrun"/>
          <w:rFonts w:ascii="Arial" w:hAnsi="Arial" w:cs="Arial"/>
          <w:b/>
          <w:color w:val="323130"/>
          <w:sz w:val="18"/>
          <w:szCs w:val="18"/>
          <w:bdr w:val="none" w:sz="0" w:space="0" w:color="auto" w:frame="1"/>
          <w:lang w:val="en"/>
        </w:rPr>
        <w:t>Cases</w:t>
      </w:r>
      <w:ins w:id="23" w:author="SamFam" w:date="2020-02-08T11:51:00Z">
        <w:r>
          <w:rPr>
            <w:rStyle w:val="normaltextrun"/>
            <w:rFonts w:ascii="Arial" w:hAnsi="Arial" w:cs="Arial"/>
            <w:b/>
            <w:color w:val="323130"/>
            <w:sz w:val="18"/>
            <w:szCs w:val="18"/>
            <w:bdr w:val="none" w:sz="0" w:space="0" w:color="auto" w:frame="1"/>
            <w:lang w:val="en"/>
          </w:rPr>
          <w:t>?</w:t>
        </w:r>
      </w:ins>
    </w:p>
    <w:p w:rsidR="00932653" w:rsidRDefault="00932653" w:rsidP="00EB5039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323130"/>
          <w:sz w:val="18"/>
          <w:szCs w:val="18"/>
          <w:bdr w:val="none" w:sz="0" w:space="0" w:color="auto" w:frame="1"/>
        </w:rPr>
      </w:pPr>
      <w:r w:rsidRPr="002F324C">
        <w:rPr>
          <w:rStyle w:val="eop"/>
          <w:rFonts w:ascii="Arial" w:hAnsi="Arial" w:cs="Arial"/>
          <w:b/>
          <w:color w:val="323130"/>
          <w:sz w:val="18"/>
          <w:szCs w:val="18"/>
          <w:bdr w:val="none" w:sz="0" w:space="0" w:color="auto" w:frame="1"/>
        </w:rPr>
        <w:t> </w:t>
      </w:r>
    </w:p>
    <w:p w:rsidR="00EB5039" w:rsidRDefault="00EB5039" w:rsidP="00EB5039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323130"/>
          <w:sz w:val="18"/>
          <w:szCs w:val="18"/>
          <w:bdr w:val="none" w:sz="0" w:space="0" w:color="auto" w:frame="1"/>
        </w:rPr>
      </w:pPr>
    </w:p>
    <w:p w:rsidR="00EB5039" w:rsidRDefault="00EB5039" w:rsidP="00EB5039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323130"/>
          <w:sz w:val="18"/>
          <w:szCs w:val="18"/>
          <w:bdr w:val="none" w:sz="0" w:space="0" w:color="auto" w:frame="1"/>
        </w:rPr>
      </w:pPr>
    </w:p>
    <w:p w:rsidR="00EB5039" w:rsidRDefault="00EB5039" w:rsidP="00EB5039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323130"/>
          <w:sz w:val="18"/>
          <w:szCs w:val="18"/>
          <w:bdr w:val="none" w:sz="0" w:space="0" w:color="auto" w:frame="1"/>
        </w:rPr>
      </w:pPr>
    </w:p>
    <w:p w:rsidR="00EB5039" w:rsidRDefault="00EB5039" w:rsidP="00EB5039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323130"/>
          <w:sz w:val="18"/>
          <w:szCs w:val="18"/>
          <w:bdr w:val="none" w:sz="0" w:space="0" w:color="auto" w:frame="1"/>
        </w:rPr>
      </w:pPr>
    </w:p>
    <w:p w:rsidR="00EB5039" w:rsidRPr="002F324C" w:rsidRDefault="00EB5039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b/>
          <w:color w:val="323130"/>
        </w:rPr>
      </w:pPr>
    </w:p>
    <w:p w:rsidR="00932653" w:rsidRPr="00775D60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strike/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</w:t>
      </w:r>
      <w:ins w:id="24" w:author="SamFam" w:date="2020-02-08T12:07:00Z">
        <w:r w:rsidR="00D13298" w:rsidRPr="00775D60">
          <w:rPr>
            <w:strike/>
            <w:color w:val="323130"/>
            <w:sz w:val="14"/>
            <w:szCs w:val="14"/>
            <w:bdr w:val="none" w:sz="0" w:space="0" w:color="auto" w:frame="1"/>
          </w:rPr>
          <w:t>X7 - SET</w:t>
        </w:r>
      </w:ins>
      <w:r w:rsidRPr="00775D60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commentRangeStart w:id="25"/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Multi-Chart Slide</w:t>
      </w:r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 xml:space="preserve">:  Top 5 causes (Deaths, YLL, Rate Ratio, </w:t>
      </w:r>
      <w:proofErr w:type="gramStart"/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Increase</w:t>
      </w:r>
      <w:proofErr w:type="gramEnd"/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)</w:t>
      </w:r>
      <w:r w:rsidRPr="00775D60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775D60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strike/>
          <w:color w:val="323130"/>
        </w:rPr>
      </w:pPr>
      <w:r w:rsidRPr="00775D60">
        <w:rPr>
          <w:rFonts w:ascii="Symbol" w:hAnsi="Symbol"/>
          <w:strike/>
          <w:color w:val="323130"/>
          <w:sz w:val="20"/>
          <w:szCs w:val="20"/>
          <w:bdr w:val="none" w:sz="0" w:space="0" w:color="auto" w:frame="1"/>
        </w:rPr>
        <w:t></w:t>
      </w:r>
      <w:r w:rsidRPr="00775D60">
        <w:rPr>
          <w:strike/>
          <w:color w:val="323130"/>
          <w:sz w:val="14"/>
          <w:szCs w:val="14"/>
          <w:bdr w:val="none" w:sz="0" w:space="0" w:color="auto" w:frame="1"/>
        </w:rPr>
        <w:t>         </w:t>
      </w:r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Multi-Chart Slide</w:t>
      </w:r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: Increase/Decrease (Top 5 or Top 15?) </w:t>
      </w:r>
      <w:r w:rsidRPr="00775D60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775D60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strike/>
          <w:color w:val="323130"/>
        </w:rPr>
      </w:pPr>
      <w:r w:rsidRPr="00775D60">
        <w:rPr>
          <w:rFonts w:ascii="Symbol" w:hAnsi="Symbol"/>
          <w:strike/>
          <w:color w:val="323130"/>
          <w:sz w:val="20"/>
          <w:szCs w:val="20"/>
          <w:bdr w:val="none" w:sz="0" w:space="0" w:color="auto" w:frame="1"/>
        </w:rPr>
        <w:t></w:t>
      </w:r>
      <w:r w:rsidRPr="00775D60">
        <w:rPr>
          <w:strike/>
          <w:color w:val="323130"/>
          <w:sz w:val="14"/>
          <w:szCs w:val="14"/>
          <w:bdr w:val="none" w:sz="0" w:space="0" w:color="auto" w:frame="1"/>
        </w:rPr>
        <w:t>         </w:t>
      </w:r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Multi-Chart Slide</w:t>
      </w:r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: Increase/Decrease/Race/Eth Disparity </w:t>
      </w:r>
      <w:r w:rsidRPr="00775D60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  <w:commentRangeEnd w:id="25"/>
      <w:r w:rsidR="00D13298" w:rsidRPr="00775D60">
        <w:rPr>
          <w:rStyle w:val="CommentReference"/>
          <w:rFonts w:asciiTheme="minorHAnsi" w:eastAsiaTheme="minorHAnsi" w:hAnsiTheme="minorHAnsi" w:cstheme="minorBidi"/>
          <w:strike/>
        </w:rPr>
        <w:commentReference w:id="25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normaltextrun"/>
          <w:rFonts w:ascii="Arial" w:hAnsi="Arial" w:cs="Arial"/>
          <w:b/>
          <w:bCs/>
          <w:color w:val="323130"/>
          <w:sz w:val="18"/>
          <w:szCs w:val="18"/>
          <w:u w:val="single"/>
          <w:bdr w:val="none" w:sz="0" w:space="0" w:color="auto" w:frame="1"/>
          <w:lang w:val="en"/>
        </w:rPr>
        <w:t>Data Section II:  Trend</w:t>
      </w:r>
      <w:proofErr w:type="gramStart"/>
      <w:r>
        <w:rPr>
          <w:rStyle w:val="normaltextrun"/>
          <w:rFonts w:ascii="Arial" w:hAnsi="Arial" w:cs="Arial"/>
          <w:b/>
          <w:bCs/>
          <w:color w:val="323130"/>
          <w:sz w:val="18"/>
          <w:szCs w:val="18"/>
          <w:u w:val="single"/>
          <w:bdr w:val="none" w:sz="0" w:space="0" w:color="auto" w:frame="1"/>
          <w:lang w:val="en"/>
        </w:rPr>
        <w:t>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(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may consider combining some of the trends above in this section)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775D60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strike/>
          <w:color w:val="323130"/>
        </w:rPr>
      </w:pPr>
      <w:commentRangeStart w:id="26"/>
      <w:r w:rsidRPr="00775D60">
        <w:rPr>
          <w:rFonts w:ascii="Symbol" w:hAnsi="Symbol"/>
          <w:strike/>
          <w:color w:val="323130"/>
          <w:sz w:val="20"/>
          <w:szCs w:val="20"/>
          <w:bdr w:val="none" w:sz="0" w:space="0" w:color="auto" w:frame="1"/>
        </w:rPr>
        <w:t></w:t>
      </w:r>
      <w:r w:rsidRPr="00775D60">
        <w:rPr>
          <w:strike/>
          <w:color w:val="323130"/>
          <w:sz w:val="14"/>
          <w:szCs w:val="14"/>
          <w:bdr w:val="none" w:sz="0" w:space="0" w:color="auto" w:frame="1"/>
        </w:rPr>
        <w:t>         </w:t>
      </w:r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Multi-Chart Slide:</w:t>
      </w:r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 xml:space="preserve">  </w:t>
      </w:r>
      <w:commentRangeStart w:id="27"/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Life Expectancy</w:t>
      </w:r>
      <w:commentRangeEnd w:id="27"/>
      <w:r w:rsidR="00DA49A3" w:rsidRPr="00775D60">
        <w:rPr>
          <w:rStyle w:val="CommentReference"/>
          <w:rFonts w:asciiTheme="minorHAnsi" w:eastAsiaTheme="minorHAnsi" w:hAnsiTheme="minorHAnsi" w:cstheme="minorBidi"/>
          <w:strike/>
        </w:rPr>
        <w:commentReference w:id="27"/>
      </w:r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 xml:space="preserve">, All Cause by Sex, </w:t>
      </w:r>
      <w:proofErr w:type="gramStart"/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All</w:t>
      </w:r>
      <w:proofErr w:type="gramEnd"/>
      <w:r w:rsidRPr="00775D60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 xml:space="preserve"> Cause by Race/Eth</w:t>
      </w:r>
      <w:r w:rsidRPr="00775D60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  <w:commentRangeEnd w:id="26"/>
      <w:r w:rsidR="00DA49A3" w:rsidRPr="00775D60">
        <w:rPr>
          <w:rStyle w:val="CommentReference"/>
          <w:rFonts w:asciiTheme="minorHAnsi" w:eastAsiaTheme="minorHAnsi" w:hAnsiTheme="minorHAnsi" w:cstheme="minorBidi"/>
          <w:strike/>
        </w:rPr>
        <w:commentReference w:id="26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Multi-Chart Slide: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  Explore Change in Disparity:  (1.) All cause by R/E B&amp;W only, (2.) B</w:t>
      </w:r>
      <w:proofErr w:type="gram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:W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Ratio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8911AB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strike/>
          <w:color w:val="323130"/>
        </w:rPr>
      </w:pPr>
      <w:r w:rsidRPr="008911AB">
        <w:rPr>
          <w:rFonts w:ascii="Symbol" w:hAnsi="Symbol"/>
          <w:strike/>
          <w:color w:val="323130"/>
          <w:sz w:val="20"/>
          <w:szCs w:val="20"/>
          <w:bdr w:val="none" w:sz="0" w:space="0" w:color="auto" w:frame="1"/>
        </w:rPr>
        <w:t></w:t>
      </w:r>
      <w:r w:rsidRPr="008911AB">
        <w:rPr>
          <w:strike/>
          <w:color w:val="323130"/>
          <w:sz w:val="14"/>
          <w:szCs w:val="14"/>
          <w:bdr w:val="none" w:sz="0" w:space="0" w:color="auto" w:frame="1"/>
        </w:rPr>
        <w:t>       </w:t>
      </w:r>
      <w:ins w:id="28" w:author="SamFam" w:date="2020-02-08T14:31:00Z">
        <w:r w:rsidR="0084687A" w:rsidRPr="008911AB">
          <w:rPr>
            <w:strike/>
            <w:color w:val="323130"/>
            <w:sz w:val="14"/>
            <w:szCs w:val="14"/>
            <w:bdr w:val="none" w:sz="0" w:space="0" w:color="auto" w:frame="1"/>
          </w:rPr>
          <w:t>X9</w:t>
        </w:r>
      </w:ins>
      <w:proofErr w:type="gramStart"/>
      <w:r w:rsidRPr="008911AB">
        <w:rPr>
          <w:strike/>
          <w:color w:val="323130"/>
          <w:sz w:val="14"/>
          <w:szCs w:val="14"/>
          <w:bdr w:val="none" w:sz="0" w:space="0" w:color="auto" w:frame="1"/>
        </w:rPr>
        <w:t>  </w:t>
      </w:r>
      <w:r w:rsidRPr="008911AB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Trend</w:t>
      </w:r>
      <w:proofErr w:type="gramEnd"/>
      <w:r w:rsidRPr="008911AB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 xml:space="preserve"> – All Cause (current slide #59) titled “Direct Labels”)</w:t>
      </w:r>
      <w:r w:rsidRPr="008911AB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</w:t>
      </w:r>
      <w:ins w:id="29" w:author="SamFam" w:date="2020-02-08T13:00:00Z">
        <w:r w:rsidR="00775D60" w:rsidRPr="00D466C6">
          <w:rPr>
            <w:strike/>
            <w:color w:val="323130"/>
            <w:sz w:val="14"/>
            <w:szCs w:val="14"/>
            <w:bdr w:val="none" w:sz="0" w:space="0" w:color="auto" w:frame="1"/>
          </w:rPr>
          <w:t>X10 - SET</w:t>
        </w:r>
      </w:ins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Selected Trends: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 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080"/>
        <w:textAlignment w:val="baseline"/>
        <w:rPr>
          <w:strike/>
          <w:color w:val="323130"/>
        </w:rPr>
      </w:pPr>
      <w:proofErr w:type="gramStart"/>
      <w:r w:rsidRPr="00D466C6">
        <w:rPr>
          <w:rFonts w:ascii="Courier New" w:hAnsi="Courier New" w:cs="Courier New"/>
          <w:strike/>
          <w:color w:val="323130"/>
          <w:sz w:val="20"/>
          <w:szCs w:val="20"/>
          <w:bdr w:val="none" w:sz="0" w:space="0" w:color="auto" w:frame="1"/>
        </w:rPr>
        <w:t>o</w:t>
      </w:r>
      <w:proofErr w:type="gramEnd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  </w:t>
      </w:r>
      <w:proofErr w:type="spellStart"/>
      <w:r w:rsidRPr="00D466C6">
        <w:rPr>
          <w:rStyle w:val="spellingerror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MultiChart</w:t>
      </w:r>
      <w:proofErr w:type="spellEnd"/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 Slides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 (two or four charts each) causes rank #1 and #2 for each measure (include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u w:val="single"/>
          <w:bdr w:val="none" w:sz="0" w:space="0" w:color="auto" w:frame="1"/>
          <w:lang w:val="en"/>
        </w:rPr>
        <w:t>overall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 and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u w:val="single"/>
          <w:bdr w:val="none" w:sz="0" w:space="0" w:color="auto" w:frame="1"/>
          <w:lang w:val="en"/>
        </w:rPr>
        <w:t>age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)  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800"/>
        <w:textAlignment w:val="baseline"/>
        <w:rPr>
          <w:strike/>
          <w:color w:val="323130"/>
        </w:rPr>
      </w:pPr>
      <w:r w:rsidRPr="00D466C6">
        <w:rPr>
          <w:rFonts w:ascii="Wingdings" w:hAnsi="Wingdings"/>
          <w:strike/>
          <w:color w:val="323130"/>
          <w:sz w:val="20"/>
          <w:szCs w:val="20"/>
          <w:bdr w:val="none" w:sz="0" w:space="0" w:color="auto" w:frame="1"/>
        </w:rPr>
        <w:t></w:t>
      </w:r>
      <w:proofErr w:type="gramStart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#</w:t>
      </w:r>
      <w:proofErr w:type="gramEnd"/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 xml:space="preserve"> of Deaths:  Ischemic, </w:t>
      </w:r>
      <w:proofErr w:type="spellStart"/>
      <w:r w:rsidRPr="00D466C6">
        <w:rPr>
          <w:rStyle w:val="spellingerror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Alz</w:t>
      </w:r>
      <w:proofErr w:type="spellEnd"/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800"/>
        <w:textAlignment w:val="baseline"/>
        <w:rPr>
          <w:strike/>
          <w:color w:val="323130"/>
        </w:rPr>
      </w:pPr>
      <w:r w:rsidRPr="00D466C6">
        <w:rPr>
          <w:rFonts w:ascii="Wingdings" w:hAnsi="Wingdings"/>
          <w:strike/>
          <w:color w:val="323130"/>
          <w:sz w:val="20"/>
          <w:szCs w:val="20"/>
          <w:bdr w:val="none" w:sz="0" w:space="0" w:color="auto" w:frame="1"/>
        </w:rPr>
        <w:lastRenderedPageBreak/>
        <w:t></w:t>
      </w:r>
      <w:proofErr w:type="gramStart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YLL</w:t>
      </w:r>
      <w:proofErr w:type="gramEnd"/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: Ischemic (already covered), Drug 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800"/>
        <w:textAlignment w:val="baseline"/>
        <w:rPr>
          <w:strike/>
          <w:color w:val="323130"/>
        </w:rPr>
      </w:pPr>
      <w:r w:rsidRPr="00D466C6">
        <w:rPr>
          <w:rFonts w:ascii="Wingdings" w:hAnsi="Wingdings"/>
          <w:strike/>
          <w:color w:val="323130"/>
          <w:sz w:val="20"/>
          <w:szCs w:val="20"/>
          <w:bdr w:val="none" w:sz="0" w:space="0" w:color="auto" w:frame="1"/>
        </w:rPr>
        <w:t></w:t>
      </w:r>
      <w:proofErr w:type="gramStart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Race</w:t>
      </w:r>
      <w:proofErr w:type="gramEnd"/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/Eth Disparity: HIV/STD, Homicide 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466C6" w:rsidRDefault="00932653" w:rsidP="00932653">
      <w:pPr>
        <w:pStyle w:val="paragraph"/>
        <w:shd w:val="clear" w:color="auto" w:fill="FFFFFF"/>
        <w:spacing w:before="0" w:beforeAutospacing="0" w:after="0" w:afterAutospacing="0"/>
        <w:ind w:left="1800"/>
        <w:textAlignment w:val="baseline"/>
        <w:rPr>
          <w:strike/>
          <w:color w:val="323130"/>
        </w:rPr>
      </w:pPr>
      <w:r w:rsidRPr="00D466C6">
        <w:rPr>
          <w:rFonts w:ascii="Wingdings" w:hAnsi="Wingdings"/>
          <w:strike/>
          <w:color w:val="323130"/>
          <w:sz w:val="20"/>
          <w:szCs w:val="20"/>
          <w:bdr w:val="none" w:sz="0" w:space="0" w:color="auto" w:frame="1"/>
        </w:rPr>
        <w:t></w:t>
      </w:r>
      <w:proofErr w:type="gramStart"/>
      <w:r w:rsidRPr="00D466C6">
        <w:rPr>
          <w:strike/>
          <w:color w:val="323130"/>
          <w:sz w:val="14"/>
          <w:szCs w:val="14"/>
          <w:bdr w:val="none" w:sz="0" w:space="0" w:color="auto" w:frame="1"/>
        </w:rPr>
        <w:t>  </w:t>
      </w:r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Increase</w:t>
      </w:r>
      <w:proofErr w:type="gramEnd"/>
      <w:r w:rsidRPr="00D466C6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: Kidney, Drug (already covered)  </w:t>
      </w:r>
      <w:r w:rsidRPr="00D466C6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normaltextrun"/>
          <w:rFonts w:ascii="Arial" w:hAnsi="Arial" w:cs="Arial"/>
          <w:b/>
          <w:bCs/>
          <w:color w:val="323130"/>
          <w:sz w:val="18"/>
          <w:szCs w:val="18"/>
          <w:u w:val="single"/>
          <w:bdr w:val="none" w:sz="0" w:space="0" w:color="auto" w:frame="1"/>
          <w:lang w:val="en"/>
        </w:rPr>
        <w:t>Data Section III:  Race/Ethnicity</w:t>
      </w:r>
      <w:proofErr w:type="gramStart"/>
      <w:r>
        <w:rPr>
          <w:rStyle w:val="normaltextrun"/>
          <w:rFonts w:ascii="Arial" w:hAnsi="Arial" w:cs="Arial"/>
          <w:b/>
          <w:bCs/>
          <w:color w:val="323130"/>
          <w:sz w:val="18"/>
          <w:szCs w:val="18"/>
          <w:u w:val="single"/>
          <w:bdr w:val="none" w:sz="0" w:space="0" w:color="auto" w:frame="1"/>
          <w:lang w:val="en"/>
        </w:rPr>
        <w:t> </w:t>
      </w:r>
      <w:r>
        <w:rPr>
          <w:rStyle w:val="normaltextrun"/>
          <w:rFonts w:ascii="Arial" w:hAnsi="Arial" w:cs="Arial"/>
          <w:color w:val="323130"/>
          <w:sz w:val="18"/>
          <w:szCs w:val="18"/>
          <w:u w:val="single"/>
          <w:bdr w:val="none" w:sz="0" w:space="0" w:color="auto" w:frame="1"/>
          <w:lang w:val="en"/>
        </w:rPr>
        <w:t>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(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maybe reconsider and include all on disparity in this section)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Pr="00D262F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strike/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ins w:id="30" w:author="SamFam" w:date="2020-02-08T14:45:00Z">
        <w:r w:rsidR="008911AB">
          <w:rPr>
            <w:color w:val="323130"/>
            <w:sz w:val="14"/>
            <w:szCs w:val="14"/>
            <w:bdr w:val="none" w:sz="0" w:space="0" w:color="auto" w:frame="1"/>
          </w:rPr>
          <w:t xml:space="preserve">X4 -- </w:t>
        </w:r>
      </w:ins>
      <w:r w:rsidRPr="00D262F3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Multi-Chart Slide:</w:t>
      </w:r>
      <w:r w:rsidRPr="00D262F3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  Life Expectancy, All Cause by Sex, All Cause by Race/Eth</w:t>
      </w:r>
      <w:r w:rsidRPr="00D262F3">
        <w:rPr>
          <w:rStyle w:val="eop"/>
          <w:rFonts w:ascii="Arial" w:hAnsi="Arial" w:cs="Arial"/>
          <w:strike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</w:t>
      </w:r>
      <w:ins w:id="31" w:author="SamFam" w:date="2020-02-08T14:45:00Z">
        <w:r w:rsidR="00F10744">
          <w:rPr>
            <w:color w:val="323130"/>
            <w:sz w:val="14"/>
            <w:szCs w:val="14"/>
            <w:bdr w:val="none" w:sz="0" w:space="0" w:color="auto" w:frame="1"/>
          </w:rPr>
          <w:t xml:space="preserve">X12 </w:t>
        </w:r>
        <w:proofErr w:type="gramStart"/>
        <w:r w:rsidR="00F10744">
          <w:rPr>
            <w:color w:val="323130"/>
            <w:sz w:val="14"/>
            <w:szCs w:val="14"/>
            <w:bdr w:val="none" w:sz="0" w:space="0" w:color="auto" w:frame="1"/>
          </w:rPr>
          <w:t xml:space="preserve">-- </w:t>
        </w:r>
      </w:ins>
      <w:r>
        <w:rPr>
          <w:color w:val="323130"/>
          <w:sz w:val="14"/>
          <w:szCs w:val="14"/>
          <w:bdr w:val="none" w:sz="0" w:space="0" w:color="auto" w:frame="1"/>
        </w:rPr>
        <w:t>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-Chart Slide: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  Explore Change in Disparity:  (1.) All cause by R/E B&amp;W only, (2.) B:W Ratio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commentRangeStart w:id="32"/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**Add something on premature death % comparison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Race/Eth Rates by Age Group and Sex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32"/>
      <w:r w:rsidR="00B657BE">
        <w:rPr>
          <w:rStyle w:val="CommentReference"/>
          <w:rFonts w:asciiTheme="minorHAnsi" w:eastAsiaTheme="minorHAnsi" w:hAnsiTheme="minorHAnsi" w:cstheme="minorBidi"/>
        </w:rPr>
        <w:commentReference w:id="32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normaltextrun"/>
          <w:rFonts w:ascii="Arial" w:hAnsi="Arial" w:cs="Arial"/>
          <w:b/>
          <w:bCs/>
          <w:color w:val="323130"/>
          <w:sz w:val="18"/>
          <w:szCs w:val="18"/>
          <w:u w:val="single"/>
          <w:bdr w:val="none" w:sz="0" w:space="0" w:color="auto" w:frame="1"/>
          <w:lang w:val="en"/>
        </w:rPr>
        <w:t>Data Section IV:  Age/Life Course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shd w:val="clear" w:color="auto" w:fill="FFFF00"/>
          <w:lang w:val="en"/>
        </w:rPr>
        <w:t>Multi-Chart Slide: </w:t>
      </w:r>
      <w:commentRangeStart w:id="34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Cause of Death by Age – 2 charts: (Ranked to align with # of Deaths, Ranked to align with YLL)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34"/>
      <w:r w:rsidR="003F10BA">
        <w:rPr>
          <w:rStyle w:val="CommentReference"/>
          <w:rFonts w:asciiTheme="minorHAnsi" w:eastAsiaTheme="minorHAnsi" w:hAnsiTheme="minorHAnsi" w:cstheme="minorBidi"/>
        </w:rPr>
        <w:commentReference w:id="34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35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Hospitalization by Age – ranked to match leading causes of hospitalization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35"/>
      <w:r w:rsidR="003F10BA">
        <w:rPr>
          <w:rStyle w:val="CommentReference"/>
          <w:rFonts w:asciiTheme="minorHAnsi" w:eastAsiaTheme="minorHAnsi" w:hAnsiTheme="minorHAnsi" w:cstheme="minorBidi"/>
        </w:rPr>
        <w:commentReference w:id="35"/>
      </w:r>
    </w:p>
    <w:p w:rsidR="00932653" w:rsidRPr="009342C4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strike/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</w:t>
      </w:r>
      <w:ins w:id="36" w:author="SamFam" w:date="2020-02-08T23:03:00Z">
        <w:r w:rsidR="008E1922">
          <w:rPr>
            <w:color w:val="323130"/>
            <w:sz w:val="14"/>
            <w:szCs w:val="14"/>
            <w:bdr w:val="none" w:sz="0" w:space="0" w:color="auto" w:frame="1"/>
          </w:rPr>
          <w:t xml:space="preserve">X20 </w:t>
        </w:r>
        <w:commentRangeStart w:id="37"/>
        <w:r w:rsidR="008E1922">
          <w:rPr>
            <w:color w:val="323130"/>
            <w:sz w:val="14"/>
            <w:szCs w:val="14"/>
            <w:bdr w:val="none" w:sz="0" w:space="0" w:color="auto" w:frame="1"/>
          </w:rPr>
          <w:t xml:space="preserve">-- </w:t>
        </w:r>
      </w:ins>
      <w:r>
        <w:rPr>
          <w:color w:val="323130"/>
          <w:sz w:val="14"/>
          <w:szCs w:val="14"/>
          <w:bdr w:val="none" w:sz="0" w:space="0" w:color="auto" w:frame="1"/>
        </w:rPr>
        <w:t>    </w:t>
      </w:r>
      <w:r w:rsidRPr="009342C4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Consider cause/age table; see here</w:t>
      </w:r>
      <w:commentRangeEnd w:id="37"/>
      <w:r w:rsidR="009342C4">
        <w:rPr>
          <w:rStyle w:val="CommentReference"/>
          <w:rFonts w:asciiTheme="minorHAnsi" w:eastAsiaTheme="minorHAnsi" w:hAnsiTheme="minorHAnsi" w:cstheme="minorBidi"/>
        </w:rPr>
        <w:commentReference w:id="37"/>
      </w:r>
      <w:r w:rsidRPr="009342C4">
        <w:rPr>
          <w:rStyle w:val="normaltextrun"/>
          <w:rFonts w:ascii="Arial" w:hAnsi="Arial" w:cs="Arial"/>
          <w:strike/>
          <w:color w:val="323130"/>
          <w:sz w:val="18"/>
          <w:szCs w:val="18"/>
          <w:bdr w:val="none" w:sz="0" w:space="0" w:color="auto" w:frame="1"/>
          <w:lang w:val="en"/>
        </w:rPr>
        <w:t>: </w:t>
      </w:r>
      <w:hyperlink r:id="rId7" w:tgtFrame="_blank" w:history="1">
        <w:r w:rsidRPr="009342C4">
          <w:rPr>
            <w:rStyle w:val="normaltextrun"/>
            <w:rFonts w:ascii="Arial" w:hAnsi="Arial" w:cs="Arial"/>
            <w:strike/>
            <w:color w:val="0563C1"/>
            <w:sz w:val="18"/>
            <w:szCs w:val="18"/>
            <w:u w:val="single"/>
            <w:bdr w:val="none" w:sz="0" w:space="0" w:color="auto" w:frame="1"/>
            <w:lang w:val="en"/>
          </w:rPr>
          <w:t>https://teams.microsoft.com/l/file/776DC5C1-7704-4955-9A53-DB97DB086EB2?tenantId=1f311b51-f6d9-4153-9bac-55e0ef9641b8&amp;fileType=docx&amp;objectUrl=https%3A%2F%2Fcdph.sharepoint.com%2Fsites%2FFusionCenterTeam%2FShared%20Documents%2FState%20of%20Public%20Health%20Testimony%2FTop%205%20Leading%20Causes%20of%20Death%20by%20Age%20Category.docx&amp;baseUrl=https%3A%2F%2Fcdph.sharepoint.com%2Fsites%2FFusionCenterTeam&amp;serviceName=teams&amp;threadId=19:6415a6bcd0c848d3a84552b48a0f90be@thread.skype&amp;groupId=75848b66-e142-4e99-9e02-c419f575307f</w:t>
        </w:r>
      </w:hyperlink>
      <w:r w:rsidRPr="009342C4">
        <w:rPr>
          <w:rStyle w:val="eop"/>
          <w:rFonts w:ascii="Calibri" w:hAnsi="Calibri" w:cs="Calibri"/>
          <w:strike/>
          <w:color w:val="323130"/>
          <w:sz w:val="22"/>
          <w:szCs w:val="22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normaltextrun"/>
          <w:rFonts w:ascii="Arial" w:hAnsi="Arial" w:cs="Arial"/>
          <w:b/>
          <w:bCs/>
          <w:color w:val="323130"/>
          <w:sz w:val="18"/>
          <w:szCs w:val="18"/>
          <w:u w:val="single"/>
          <w:bdr w:val="none" w:sz="0" w:space="0" w:color="auto" w:frame="1"/>
          <w:lang w:val="en"/>
        </w:rPr>
        <w:t>Data Section V:  All other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(placeholder, will think more about sequence)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Risk Factor charts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38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All other hospitalization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38"/>
      <w:r w:rsidR="00995479">
        <w:rPr>
          <w:rStyle w:val="CommentReference"/>
          <w:rFonts w:asciiTheme="minorHAnsi" w:eastAsiaTheme="minorHAnsi" w:hAnsiTheme="minorHAnsi" w:cstheme="minorBidi"/>
        </w:rPr>
        <w:commentReference w:id="38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proofErr w:type="gram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Everything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else!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C711CF" w:rsidRDefault="00C711CF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</w:p>
    <w:p w:rsidR="00C711CF" w:rsidRDefault="00C711CF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</w:pPr>
    </w:p>
    <w:p w:rsidR="00C711CF" w:rsidRDefault="00C711CF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Questions for discussion: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proofErr w:type="gram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What’s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a good term for the difference between “Top Level” Categories (?) and “Public Health Level” Leading Causes?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39"/>
      <w:proofErr w:type="gram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Should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increase/decrease move to trend section?</w:t>
      </w:r>
      <w:commentRangeEnd w:id="39"/>
      <w:r w:rsidR="00D40554">
        <w:rPr>
          <w:rStyle w:val="CommentReference"/>
          <w:rFonts w:asciiTheme="minorHAnsi" w:eastAsiaTheme="minorHAnsi" w:hAnsiTheme="minorHAnsi" w:cstheme="minorBidi"/>
        </w:rPr>
        <w:commentReference w:id="39"/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40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Can we include a TOC slide?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40"/>
      <w:r w:rsidR="00D40554">
        <w:rPr>
          <w:rStyle w:val="CommentReference"/>
          <w:rFonts w:asciiTheme="minorHAnsi" w:eastAsiaTheme="minorHAnsi" w:hAnsiTheme="minorHAnsi" w:cstheme="minorBidi"/>
        </w:rPr>
        <w:commentReference w:id="40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41"/>
      <w:proofErr w:type="gram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Should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we move title / divider text to the headers of certain </w:t>
      </w:r>
      <w:proofErr w:type="spell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viz</w:t>
      </w:r>
      <w:proofErr w:type="spell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pages?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41"/>
      <w:r w:rsidR="00D40554">
        <w:rPr>
          <w:rStyle w:val="CommentReference"/>
          <w:rFonts w:asciiTheme="minorHAnsi" w:eastAsiaTheme="minorHAnsi" w:hAnsiTheme="minorHAnsi" w:cstheme="minorBidi"/>
        </w:rPr>
        <w:commentReference w:id="41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42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Do we organize based on most death stuff first, then other (</w:t>
      </w:r>
      <w:proofErr w:type="spellStart"/>
      <w:r>
        <w:rPr>
          <w:rStyle w:val="spellingerror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hosp</w:t>
      </w:r>
      <w:proofErr w:type="spell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, YLWD etc.), or other?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42"/>
      <w:r w:rsidR="00D40554">
        <w:rPr>
          <w:rStyle w:val="CommentReference"/>
          <w:rFonts w:asciiTheme="minorHAnsi" w:eastAsiaTheme="minorHAnsi" w:hAnsiTheme="minorHAnsi" w:cstheme="minorBidi"/>
        </w:rPr>
        <w:commentReference w:id="42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43"/>
      <w:proofErr w:type="gram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Is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there a way we could embed this presentation in the CCB?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43"/>
      <w:r w:rsidR="00D40554">
        <w:rPr>
          <w:rStyle w:val="CommentReference"/>
          <w:rFonts w:asciiTheme="minorHAnsi" w:eastAsiaTheme="minorHAnsi" w:hAnsiTheme="minorHAnsi" w:cstheme="minorBidi"/>
        </w:rPr>
        <w:commentReference w:id="43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44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Top recommendations for content for the Legislature audience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44"/>
      <w:r w:rsidR="00D40554">
        <w:rPr>
          <w:rStyle w:val="CommentReference"/>
          <w:rFonts w:asciiTheme="minorHAnsi" w:eastAsiaTheme="minorHAnsi" w:hAnsiTheme="minorHAnsi" w:cstheme="minorBidi"/>
        </w:rPr>
        <w:commentReference w:id="44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commentRangeStart w:id="45"/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I think we should walk through our next-final version with Scott and Peter, including some discussion on the second stage of questions (equity or specific condition issues).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45"/>
      <w:r w:rsidR="00D40554">
        <w:rPr>
          <w:rStyle w:val="CommentReference"/>
          <w:rFonts w:asciiTheme="minorHAnsi" w:eastAsiaTheme="minorHAnsi" w:hAnsiTheme="minorHAnsi" w:cstheme="minorBidi"/>
        </w:rPr>
        <w:commentReference w:id="45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Revision requests: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46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Need to unify colors across the Top Level categories (CVD, Other Chronic, Cancer, Injury, Communicable)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46"/>
      <w:r w:rsidR="00D40554">
        <w:rPr>
          <w:rStyle w:val="CommentReference"/>
          <w:rFonts w:asciiTheme="minorHAnsi" w:eastAsiaTheme="minorHAnsi" w:hAnsiTheme="minorHAnsi" w:cstheme="minorBidi"/>
        </w:rPr>
        <w:commentReference w:id="46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Fonts w:ascii="Symbol" w:hAnsi="Symbol"/>
          <w:color w:val="323130"/>
          <w:sz w:val="20"/>
          <w:szCs w:val="20"/>
          <w:bdr w:val="none" w:sz="0" w:space="0" w:color="auto" w:frame="1"/>
        </w:rPr>
        <w:t></w:t>
      </w:r>
      <w:r>
        <w:rPr>
          <w:color w:val="323130"/>
          <w:sz w:val="14"/>
          <w:szCs w:val="14"/>
          <w:bdr w:val="none" w:sz="0" w:space="0" w:color="auto" w:frame="1"/>
        </w:rPr>
        <w:t>         </w:t>
      </w:r>
      <w:commentRangeStart w:id="47"/>
      <w:proofErr w:type="gramStart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>Let’s</w:t>
      </w:r>
      <w:proofErr w:type="gramEnd"/>
      <w:r>
        <w:rPr>
          <w:rStyle w:val="normaltextrun"/>
          <w:rFonts w:ascii="Arial" w:hAnsi="Arial" w:cs="Arial"/>
          <w:color w:val="323130"/>
          <w:sz w:val="18"/>
          <w:szCs w:val="18"/>
          <w:bdr w:val="none" w:sz="0" w:space="0" w:color="auto" w:frame="1"/>
          <w:lang w:val="en"/>
        </w:rPr>
        <w:t xml:space="preserve"> add a caveat somewhere in the intro that notes that “groupings affect rankings” and we can choose different types of groupings to understand different levels of information.  </w:t>
      </w: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  <w:commentRangeEnd w:id="47"/>
      <w:r w:rsidR="00D40554">
        <w:rPr>
          <w:rStyle w:val="CommentReference"/>
          <w:rFonts w:asciiTheme="minorHAnsi" w:eastAsiaTheme="minorHAnsi" w:hAnsiTheme="minorHAnsi" w:cstheme="minorBidi"/>
        </w:rPr>
        <w:commentReference w:id="47"/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 </w:t>
      </w:r>
    </w:p>
    <w:p w:rsidR="00932653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Thanks,</w:t>
      </w:r>
    </w:p>
    <w:p w:rsidR="00932653" w:rsidDel="00D40554" w:rsidRDefault="00932653" w:rsidP="00932653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del w:id="48" w:author="SamFam" w:date="2020-02-09T18:04:00Z"/>
          <w:color w:val="323130"/>
        </w:rPr>
      </w:pPr>
      <w:r>
        <w:rPr>
          <w:rStyle w:val="eop"/>
          <w:rFonts w:ascii="Arial" w:hAnsi="Arial" w:cs="Arial"/>
          <w:color w:val="323130"/>
          <w:sz w:val="18"/>
          <w:szCs w:val="18"/>
          <w:bdr w:val="none" w:sz="0" w:space="0" w:color="auto" w:frame="1"/>
        </w:rPr>
        <w:t>Julie </w:t>
      </w:r>
    </w:p>
    <w:p w:rsidR="004E7BD5" w:rsidRDefault="004E7BD5" w:rsidP="00D40554">
      <w:pPr>
        <w:pStyle w:val="paragraph"/>
        <w:shd w:val="clear" w:color="auto" w:fill="FFFFFF"/>
        <w:spacing w:before="0" w:beforeAutospacing="0" w:after="0" w:afterAutospacing="0"/>
        <w:textAlignment w:val="baseline"/>
      </w:pPr>
    </w:p>
    <w:sectPr w:rsidR="004E7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5" w:author="SamFam" w:date="2020-02-08T12:07:00Z" w:initials="S">
    <w:p w:rsidR="00D13298" w:rsidRDefault="00D13298">
      <w:pPr>
        <w:pStyle w:val="CommentText"/>
      </w:pPr>
      <w:r>
        <w:rPr>
          <w:rStyle w:val="CommentReference"/>
        </w:rPr>
        <w:annotationRef/>
      </w:r>
      <w:r>
        <w:t>I moved these “UP” based on the flow?</w:t>
      </w:r>
    </w:p>
  </w:comment>
  <w:comment w:id="27" w:author="SamFam" w:date="2020-02-07T17:37:00Z" w:initials="S">
    <w:p w:rsidR="00DA49A3" w:rsidRDefault="00DA49A3">
      <w:pPr>
        <w:pStyle w:val="CommentText"/>
      </w:pPr>
      <w:r>
        <w:rPr>
          <w:rStyle w:val="CommentReference"/>
        </w:rPr>
        <w:annotationRef/>
      </w:r>
      <w:r>
        <w:t>Not included in multi for now?</w:t>
      </w:r>
    </w:p>
  </w:comment>
  <w:comment w:id="26" w:author="SamFam" w:date="2020-02-07T17:38:00Z" w:initials="S">
    <w:p w:rsidR="00DA49A3" w:rsidRDefault="00DA49A3">
      <w:pPr>
        <w:pStyle w:val="CommentText"/>
      </w:pPr>
      <w:r>
        <w:rPr>
          <w:rStyle w:val="CommentReference"/>
        </w:rPr>
        <w:annotationRef/>
      </w:r>
      <w:r>
        <w:t xml:space="preserve">Still Included in “BIG” section in current slide set </w:t>
      </w:r>
    </w:p>
  </w:comment>
  <w:comment w:id="32" w:author="SamFam" w:date="2020-02-09T18:09:00Z" w:initials="S">
    <w:p w:rsidR="00B657BE" w:rsidRDefault="00B657BE">
      <w:pPr>
        <w:pStyle w:val="CommentText"/>
      </w:pPr>
      <w:r>
        <w:rPr>
          <w:rStyle w:val="CommentReference"/>
        </w:rPr>
        <w:annotationRef/>
      </w:r>
      <w:r>
        <w:t xml:space="preserve">WILL DO </w:t>
      </w:r>
      <w:r>
        <w:t>ASAP</w:t>
      </w:r>
      <w:bookmarkStart w:id="33" w:name="_GoBack"/>
      <w:bookmarkEnd w:id="33"/>
    </w:p>
  </w:comment>
  <w:comment w:id="34" w:author="SamFam" w:date="2020-02-09T15:50:00Z" w:initials="S">
    <w:p w:rsidR="003F10BA" w:rsidRDefault="003F10BA">
      <w:pPr>
        <w:pStyle w:val="CommentText"/>
      </w:pPr>
      <w:r>
        <w:rPr>
          <w:rStyle w:val="CommentReference"/>
        </w:rPr>
        <w:annotationRef/>
      </w:r>
      <w:r>
        <w:t>Not clear on this?</w:t>
      </w:r>
    </w:p>
  </w:comment>
  <w:comment w:id="35" w:author="SamFam" w:date="2020-02-09T15:50:00Z" w:initials="S">
    <w:p w:rsidR="003F10BA" w:rsidRDefault="003F10BA">
      <w:pPr>
        <w:pStyle w:val="CommentText"/>
      </w:pPr>
      <w:r>
        <w:rPr>
          <w:rStyle w:val="CommentReference"/>
        </w:rPr>
        <w:annotationRef/>
      </w:r>
      <w:r>
        <w:t>Not clear on this?</w:t>
      </w:r>
    </w:p>
  </w:comment>
  <w:comment w:id="37" w:author="SamFam" w:date="2020-02-09T14:56:00Z" w:initials="S">
    <w:p w:rsidR="009342C4" w:rsidRDefault="009342C4">
      <w:pPr>
        <w:pStyle w:val="CommentText"/>
      </w:pPr>
      <w:r>
        <w:rPr>
          <w:rStyle w:val="CommentReference"/>
        </w:rPr>
        <w:annotationRef/>
      </w:r>
      <w:r>
        <w:t>I have “pasted in” the version Jaspreet did; I think it is great on one hand—tells an important story well, with good detail; and on the other hand, too complex for some folks, and obscures some aspects of the story</w:t>
      </w:r>
    </w:p>
    <w:p w:rsidR="009342C4" w:rsidRDefault="009342C4">
      <w:pPr>
        <w:pStyle w:val="CommentText"/>
      </w:pPr>
    </w:p>
    <w:p w:rsidR="009342C4" w:rsidRDefault="009342C4">
      <w:pPr>
        <w:pStyle w:val="CommentText"/>
      </w:pPr>
      <w:r>
        <w:t>And, need to discuss if we want to code/automate generation of the chart; not hard, but several hours for sure</w:t>
      </w:r>
    </w:p>
    <w:p w:rsidR="009342C4" w:rsidRDefault="009342C4">
      <w:pPr>
        <w:pStyle w:val="CommentText"/>
      </w:pPr>
    </w:p>
  </w:comment>
  <w:comment w:id="38" w:author="SamFam" w:date="2020-02-09T16:00:00Z" w:initials="S">
    <w:p w:rsidR="00995479" w:rsidRDefault="00995479">
      <w:pPr>
        <w:pStyle w:val="CommentText"/>
      </w:pPr>
      <w:r>
        <w:rPr>
          <w:rStyle w:val="CommentReference"/>
        </w:rPr>
        <w:annotationRef/>
      </w:r>
      <w:r>
        <w:t>All hospitalization data for now are including above</w:t>
      </w:r>
    </w:p>
  </w:comment>
  <w:comment w:id="39" w:author="SamFam" w:date="2020-02-09T18:01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I think it is good where it is, but good to discuss</w:t>
      </w:r>
    </w:p>
  </w:comment>
  <w:comment w:id="40" w:author="SamFam" w:date="2020-02-09T18:01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It “is” there with using the c key in the slides; if want to focus on pdf or Word we can add one, but need to decide on the focus I think, because it will mean some different formatting. Jaspreet can look into this more</w:t>
      </w:r>
    </w:p>
  </w:comment>
  <w:comment w:id="41" w:author="SamFam" w:date="2020-02-09T18:02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I think so; to discuss</w:t>
      </w:r>
    </w:p>
  </w:comment>
  <w:comment w:id="42" w:author="SamFam" w:date="2020-02-09T18:02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I like it better by “big picture”, rankings, trends</w:t>
      </w:r>
    </w:p>
  </w:comment>
  <w:comment w:id="43" w:author="SamFam" w:date="2020-02-09T18:03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Yes, once we really clean it up</w:t>
      </w:r>
    </w:p>
  </w:comment>
  <w:comment w:id="44" w:author="SamFam" w:date="2020-02-09T18:03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This is my priority focus for Monday AM</w:t>
      </w:r>
    </w:p>
  </w:comment>
  <w:comment w:id="45" w:author="SamFam" w:date="2020-02-09T18:04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Your call, chief.  Mostly seems like a good idea</w:t>
      </w:r>
    </w:p>
  </w:comment>
  <w:comment w:id="46" w:author="SamFam" w:date="2020-02-09T18:04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Not clear on this; I think they are consistent</w:t>
      </w:r>
    </w:p>
  </w:comment>
  <w:comment w:id="47" w:author="SamFam" w:date="2020-02-09T18:04:00Z" w:initials="S">
    <w:p w:rsidR="00D40554" w:rsidRDefault="00D40554">
      <w:pPr>
        <w:pStyle w:val="CommentText"/>
      </w:pPr>
      <w:r>
        <w:rPr>
          <w:rStyle w:val="CommentReference"/>
        </w:rPr>
        <w:annotationRef/>
      </w:r>
      <w:r>
        <w:t>To do...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C0286E"/>
    <w:multiLevelType w:val="hybridMultilevel"/>
    <w:tmpl w:val="90FECC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9FC0839"/>
    <w:multiLevelType w:val="hybridMultilevel"/>
    <w:tmpl w:val="34E223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653"/>
    <w:rsid w:val="002F324C"/>
    <w:rsid w:val="003742F7"/>
    <w:rsid w:val="003F10BA"/>
    <w:rsid w:val="004E7BD5"/>
    <w:rsid w:val="0069579B"/>
    <w:rsid w:val="00775D60"/>
    <w:rsid w:val="007E3900"/>
    <w:rsid w:val="0084687A"/>
    <w:rsid w:val="008632E5"/>
    <w:rsid w:val="008911AB"/>
    <w:rsid w:val="008E1922"/>
    <w:rsid w:val="0093197E"/>
    <w:rsid w:val="00932653"/>
    <w:rsid w:val="009342C4"/>
    <w:rsid w:val="00995479"/>
    <w:rsid w:val="009C2FED"/>
    <w:rsid w:val="00A40E7C"/>
    <w:rsid w:val="00A72889"/>
    <w:rsid w:val="00A853AA"/>
    <w:rsid w:val="00B657BE"/>
    <w:rsid w:val="00C20846"/>
    <w:rsid w:val="00C70799"/>
    <w:rsid w:val="00C711CF"/>
    <w:rsid w:val="00D13298"/>
    <w:rsid w:val="00D23233"/>
    <w:rsid w:val="00D262F3"/>
    <w:rsid w:val="00D40554"/>
    <w:rsid w:val="00D466C6"/>
    <w:rsid w:val="00DA49A3"/>
    <w:rsid w:val="00E948BE"/>
    <w:rsid w:val="00EB5039"/>
    <w:rsid w:val="00F1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32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32653"/>
  </w:style>
  <w:style w:type="character" w:customStyle="1" w:styleId="eop">
    <w:name w:val="eop"/>
    <w:basedOn w:val="DefaultParagraphFont"/>
    <w:rsid w:val="00932653"/>
  </w:style>
  <w:style w:type="character" w:customStyle="1" w:styleId="spellingerror">
    <w:name w:val="spellingerror"/>
    <w:basedOn w:val="DefaultParagraphFont"/>
    <w:rsid w:val="00932653"/>
  </w:style>
  <w:style w:type="paragraph" w:styleId="BalloonText">
    <w:name w:val="Balloon Text"/>
    <w:basedOn w:val="Normal"/>
    <w:link w:val="BalloonTextChar"/>
    <w:uiPriority w:val="99"/>
    <w:semiHidden/>
    <w:unhideWhenUsed/>
    <w:rsid w:val="00D23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23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A4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9A3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32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32653"/>
  </w:style>
  <w:style w:type="character" w:customStyle="1" w:styleId="eop">
    <w:name w:val="eop"/>
    <w:basedOn w:val="DefaultParagraphFont"/>
    <w:rsid w:val="00932653"/>
  </w:style>
  <w:style w:type="character" w:customStyle="1" w:styleId="spellingerror">
    <w:name w:val="spellingerror"/>
    <w:basedOn w:val="DefaultParagraphFont"/>
    <w:rsid w:val="00932653"/>
  </w:style>
  <w:style w:type="paragraph" w:styleId="BalloonText">
    <w:name w:val="Balloon Text"/>
    <w:basedOn w:val="Normal"/>
    <w:link w:val="BalloonTextChar"/>
    <w:uiPriority w:val="99"/>
    <w:semiHidden/>
    <w:unhideWhenUsed/>
    <w:rsid w:val="00D23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23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A4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9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4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teams.microsoft.com/l/file/776DC5C1-7704-4955-9A53-DB97DB086EB2?tenantId=1f311b51-f6d9-4153-9bac-55e0ef9641b8&amp;fileType=docx&amp;objectUrl=https%3A%2F%2Fcdph.sharepoint.com%2Fsites%2FFusionCenterTeam%2FShared%20Documents%2FState%20of%20Public%20Health%20Testimony%2FTop%205%20Leading%20Causes%20of%20Death%20by%20Age%20Category.docx&amp;baseUrl=https%3A%2F%2Fcdph.sharepoint.com%2Fsites%2FFusionCenterTeam&amp;serviceName=teams&amp;threadId=19:6415a6bcd0c848d3a84552b48a0f90be@thread.skype&amp;groupId=75848b66-e142-4e99-9e02-c419f575307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SamFam</dc:creator>
  <cp:lastModifiedBy>SamFam</cp:lastModifiedBy>
  <cp:revision>17</cp:revision>
  <dcterms:created xsi:type="dcterms:W3CDTF">2020-02-07T01:44:00Z</dcterms:created>
  <dcterms:modified xsi:type="dcterms:W3CDTF">2020-02-10T02:09:00Z</dcterms:modified>
</cp:coreProperties>
</file>