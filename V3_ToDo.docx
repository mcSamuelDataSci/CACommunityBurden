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9576" w:type="dxa"/>
        <w:tblLayout w:type="fixed"/>
        <w:tblLook w:val="04A0" w:firstRow="1" w:lastRow="0" w:firstColumn="1" w:lastColumn="0" w:noHBand="0" w:noVBand="1"/>
      </w:tblPr>
      <w:tblGrid>
        <w:gridCol w:w="5102"/>
        <w:gridCol w:w="2836"/>
        <w:gridCol w:w="720"/>
        <w:gridCol w:w="918"/>
      </w:tblGrid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jc w:val="center"/>
              <w:rPr>
                <w:b/>
                <w:sz w:val="32"/>
                <w:szCs w:val="32"/>
              </w:rPr>
            </w:pPr>
            <w:r w:rsidRPr="007B68AB">
              <w:rPr>
                <w:b/>
                <w:sz w:val="32"/>
                <w:szCs w:val="32"/>
              </w:rPr>
              <w:t>V3 To-Do List</w:t>
            </w:r>
          </w:p>
        </w:tc>
        <w:tc>
          <w:tcPr>
            <w:tcW w:w="2836" w:type="dxa"/>
          </w:tcPr>
          <w:p w:rsidR="007A2359" w:rsidRPr="007B68AB" w:rsidRDefault="007A2359" w:rsidP="000818E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720" w:type="dxa"/>
          </w:tcPr>
          <w:p w:rsidR="007A2359" w:rsidRPr="007B68AB" w:rsidRDefault="007A2359" w:rsidP="000818ED">
            <w:pPr>
              <w:jc w:val="center"/>
              <w:rPr>
                <w:b/>
                <w:sz w:val="32"/>
                <w:szCs w:val="32"/>
              </w:rPr>
            </w:pPr>
          </w:p>
        </w:tc>
        <w:tc>
          <w:tcPr>
            <w:tcW w:w="918" w:type="dxa"/>
          </w:tcPr>
          <w:p w:rsidR="007A2359" w:rsidRPr="007B68AB" w:rsidRDefault="007A2359" w:rsidP="000818ED">
            <w:pPr>
              <w:jc w:val="center"/>
              <w:rPr>
                <w:b/>
                <w:sz w:val="32"/>
                <w:szCs w:val="32"/>
              </w:rPr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jc w:val="center"/>
              <w:rPr>
                <w:b/>
              </w:rPr>
            </w:pPr>
          </w:p>
        </w:tc>
        <w:tc>
          <w:tcPr>
            <w:tcW w:w="2836" w:type="dxa"/>
          </w:tcPr>
          <w:p w:rsidR="007A2359" w:rsidRPr="007B68AB" w:rsidRDefault="007A2359" w:rsidP="000818ED">
            <w:pPr>
              <w:jc w:val="center"/>
              <w:rPr>
                <w:b/>
              </w:rPr>
            </w:pPr>
          </w:p>
        </w:tc>
        <w:tc>
          <w:tcPr>
            <w:tcW w:w="720" w:type="dxa"/>
          </w:tcPr>
          <w:p w:rsidR="007A2359" w:rsidRPr="007B68AB" w:rsidRDefault="004F62EE" w:rsidP="000818ED">
            <w:pPr>
              <w:jc w:val="center"/>
              <w:rPr>
                <w:b/>
              </w:rPr>
            </w:pPr>
            <w:r>
              <w:rPr>
                <w:b/>
              </w:rPr>
              <w:t>Priority</w:t>
            </w:r>
          </w:p>
        </w:tc>
        <w:tc>
          <w:tcPr>
            <w:tcW w:w="918" w:type="dxa"/>
          </w:tcPr>
          <w:p w:rsidR="007A2359" w:rsidRPr="007B68AB" w:rsidRDefault="004F62EE" w:rsidP="000818ED">
            <w:pPr>
              <w:jc w:val="center"/>
              <w:rPr>
                <w:b/>
              </w:rPr>
            </w:pPr>
            <w:r>
              <w:rPr>
                <w:b/>
              </w:rPr>
              <w:t>Q(uick)/L(ong)</w:t>
            </w: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Communications Plan</w:t>
            </w:r>
          </w:p>
        </w:tc>
        <w:tc>
          <w:tcPr>
            <w:tcW w:w="2836" w:type="dxa"/>
          </w:tcPr>
          <w:p w:rsidR="007A2359" w:rsidRPr="007B68AB" w:rsidRDefault="007A2359" w:rsidP="00225163">
            <w:r>
              <w:t>Key issue</w:t>
            </w:r>
          </w:p>
        </w:tc>
        <w:tc>
          <w:tcPr>
            <w:tcW w:w="720" w:type="dxa"/>
          </w:tcPr>
          <w:p w:rsidR="00977A63" w:rsidRDefault="00977A63" w:rsidP="00977A63">
            <w:r>
              <w:t>X</w:t>
            </w:r>
          </w:p>
        </w:tc>
        <w:tc>
          <w:tcPr>
            <w:tcW w:w="918" w:type="dxa"/>
          </w:tcPr>
          <w:p w:rsidR="007A2359" w:rsidRDefault="007A2359" w:rsidP="00225163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1"/>
                <w:numId w:val="1"/>
              </w:numPr>
            </w:pPr>
            <w:r w:rsidRPr="007B68AB">
              <w:t>Draft press release</w:t>
            </w:r>
          </w:p>
        </w:tc>
        <w:tc>
          <w:tcPr>
            <w:tcW w:w="2836" w:type="dxa"/>
          </w:tcPr>
          <w:p w:rsidR="007A2359" w:rsidRPr="007B68AB" w:rsidRDefault="007A2359" w:rsidP="007B68AB">
            <w:pPr>
              <w:ind w:left="1080"/>
            </w:pPr>
          </w:p>
        </w:tc>
        <w:tc>
          <w:tcPr>
            <w:tcW w:w="720" w:type="dxa"/>
          </w:tcPr>
          <w:p w:rsidR="007A2359" w:rsidRPr="007B68AB" w:rsidRDefault="007A2359" w:rsidP="007B68AB">
            <w:pPr>
              <w:ind w:left="1080"/>
            </w:pPr>
          </w:p>
        </w:tc>
        <w:tc>
          <w:tcPr>
            <w:tcW w:w="918" w:type="dxa"/>
          </w:tcPr>
          <w:p w:rsidR="007A2359" w:rsidRPr="007B68AB" w:rsidRDefault="007A2359" w:rsidP="007B68AB">
            <w:pPr>
              <w:ind w:left="1080"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1"/>
                <w:numId w:val="1"/>
              </w:numPr>
            </w:pPr>
            <w:r w:rsidRPr="007B68AB">
              <w:t>Draft for possible questions</w:t>
            </w:r>
          </w:p>
        </w:tc>
        <w:tc>
          <w:tcPr>
            <w:tcW w:w="2836" w:type="dxa"/>
          </w:tcPr>
          <w:p w:rsidR="007A2359" w:rsidRPr="007B68AB" w:rsidRDefault="007A2359" w:rsidP="007B68AB">
            <w:pPr>
              <w:ind w:left="1080"/>
            </w:pPr>
          </w:p>
        </w:tc>
        <w:tc>
          <w:tcPr>
            <w:tcW w:w="720" w:type="dxa"/>
          </w:tcPr>
          <w:p w:rsidR="007A2359" w:rsidRPr="007B68AB" w:rsidRDefault="007A2359" w:rsidP="007B68AB">
            <w:pPr>
              <w:ind w:left="1080"/>
            </w:pPr>
          </w:p>
        </w:tc>
        <w:tc>
          <w:tcPr>
            <w:tcW w:w="918" w:type="dxa"/>
          </w:tcPr>
          <w:p w:rsidR="007A2359" w:rsidRPr="007B68AB" w:rsidRDefault="007A2359" w:rsidP="007B68AB">
            <w:pPr>
              <w:ind w:left="1080"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1"/>
                <w:numId w:val="1"/>
              </w:numPr>
            </w:pPr>
            <w:r w:rsidRPr="007B68AB">
              <w:t>Features to include in discussions</w:t>
            </w:r>
          </w:p>
        </w:tc>
        <w:tc>
          <w:tcPr>
            <w:tcW w:w="2836" w:type="dxa"/>
            <w:vMerge w:val="restart"/>
          </w:tcPr>
          <w:p w:rsidR="007A2359" w:rsidRPr="007B68AB" w:rsidRDefault="007A2359" w:rsidP="00225163">
            <w:r>
              <w:t>I think these items are out of place;  we can/should discuss possible inclusion of “side by side” age, race, and sex by cause rankings</w:t>
            </w:r>
          </w:p>
        </w:tc>
        <w:tc>
          <w:tcPr>
            <w:tcW w:w="720" w:type="dxa"/>
          </w:tcPr>
          <w:p w:rsidR="007A2359" w:rsidRDefault="007A2359" w:rsidP="00225163"/>
        </w:tc>
        <w:tc>
          <w:tcPr>
            <w:tcW w:w="918" w:type="dxa"/>
          </w:tcPr>
          <w:p w:rsidR="007A2359" w:rsidRDefault="007A2359" w:rsidP="00225163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2"/>
                <w:numId w:val="1"/>
              </w:numPr>
            </w:pPr>
            <w:r w:rsidRPr="007B68AB">
              <w:t>E.g. side by side comparisons</w:t>
            </w:r>
          </w:p>
        </w:tc>
        <w:tc>
          <w:tcPr>
            <w:tcW w:w="2836" w:type="dxa"/>
            <w:vMerge/>
          </w:tcPr>
          <w:p w:rsidR="007A2359" w:rsidRPr="007B68AB" w:rsidRDefault="007A2359" w:rsidP="007B68AB">
            <w:pPr>
              <w:ind w:left="1980"/>
            </w:pPr>
          </w:p>
        </w:tc>
        <w:tc>
          <w:tcPr>
            <w:tcW w:w="720" w:type="dxa"/>
          </w:tcPr>
          <w:p w:rsidR="007A2359" w:rsidRPr="007B68AB" w:rsidRDefault="007A2359" w:rsidP="007B68AB">
            <w:pPr>
              <w:ind w:left="1980"/>
            </w:pPr>
          </w:p>
        </w:tc>
        <w:tc>
          <w:tcPr>
            <w:tcW w:w="918" w:type="dxa"/>
          </w:tcPr>
          <w:p w:rsidR="007A2359" w:rsidRPr="007B68AB" w:rsidRDefault="007A2359" w:rsidP="007B68AB">
            <w:pPr>
              <w:ind w:left="1980"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ADA Compliance</w:t>
            </w:r>
          </w:p>
        </w:tc>
        <w:tc>
          <w:tcPr>
            <w:tcW w:w="2836" w:type="dxa"/>
          </w:tcPr>
          <w:p w:rsidR="007A2359" w:rsidRPr="007B68AB" w:rsidRDefault="007A2359" w:rsidP="00225163">
            <w:r>
              <w:t>Key issue; need detailed plan</w:t>
            </w:r>
          </w:p>
        </w:tc>
        <w:tc>
          <w:tcPr>
            <w:tcW w:w="720" w:type="dxa"/>
          </w:tcPr>
          <w:p w:rsidR="007A2359" w:rsidRDefault="00977A63" w:rsidP="00225163">
            <w:r>
              <w:t>X</w:t>
            </w:r>
          </w:p>
        </w:tc>
        <w:tc>
          <w:tcPr>
            <w:tcW w:w="918" w:type="dxa"/>
          </w:tcPr>
          <w:p w:rsidR="007A2359" w:rsidRDefault="007A2359" w:rsidP="00225163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R Studio Connect</w:t>
            </w:r>
          </w:p>
        </w:tc>
        <w:tc>
          <w:tcPr>
            <w:tcW w:w="2836" w:type="dxa"/>
          </w:tcPr>
          <w:p w:rsidR="007A2359" w:rsidRPr="007B68AB" w:rsidRDefault="007A2359" w:rsidP="00225163">
            <w:r>
              <w:t>I do not believe this will be an issue at all, and is being “tested” as we move forward with the test Shiny Demographics App</w:t>
            </w:r>
          </w:p>
        </w:tc>
        <w:tc>
          <w:tcPr>
            <w:tcW w:w="720" w:type="dxa"/>
          </w:tcPr>
          <w:p w:rsidR="007A2359" w:rsidRDefault="007A2359" w:rsidP="00225163"/>
        </w:tc>
        <w:tc>
          <w:tcPr>
            <w:tcW w:w="918" w:type="dxa"/>
          </w:tcPr>
          <w:p w:rsidR="007A2359" w:rsidRDefault="007A2359" w:rsidP="00225163"/>
        </w:tc>
      </w:tr>
      <w:tr w:rsidR="007A2359" w:rsidRPr="007B68AB" w:rsidTr="00B870F1">
        <w:tc>
          <w:tcPr>
            <w:tcW w:w="5102" w:type="dxa"/>
          </w:tcPr>
          <w:p w:rsidR="007A2359" w:rsidRDefault="007A2359" w:rsidP="000818ED">
            <w:pPr>
              <w:pStyle w:val="ListParagraph"/>
              <w:numPr>
                <w:ilvl w:val="0"/>
                <w:numId w:val="1"/>
              </w:numPr>
              <w:rPr>
                <w:ins w:id="0" w:author="SamFam" w:date="2020-01-20T12:59:00Z"/>
              </w:rPr>
            </w:pPr>
            <w:r w:rsidRPr="007B68AB">
              <w:t>Re-do the homepage/ “How to use the tool”</w:t>
            </w:r>
          </w:p>
          <w:p w:rsidR="007A2359" w:rsidRPr="007B68AB" w:rsidRDefault="007A2359" w:rsidP="007A2359">
            <w:pPr>
              <w:pStyle w:val="ListParagraph"/>
              <w:numPr>
                <w:ilvl w:val="1"/>
                <w:numId w:val="1"/>
              </w:numPr>
            </w:pPr>
            <w:ins w:id="1" w:author="SamFam" w:date="2020-01-20T12:59:00Z">
              <w:r>
                <w:t xml:space="preserve"> Write “story </w:t>
              </w:r>
            </w:ins>
            <w:r>
              <w:t>starters”. If</w:t>
            </w:r>
            <w:ins w:id="2" w:author="SamFam" w:date="2020-01-20T12:59:00Z">
              <w:r>
                <w:t xml:space="preserve"> you want X then start at Y</w:t>
              </w:r>
            </w:ins>
          </w:p>
        </w:tc>
        <w:tc>
          <w:tcPr>
            <w:tcW w:w="2836" w:type="dxa"/>
          </w:tcPr>
          <w:p w:rsidR="007A2359" w:rsidRPr="007B68AB" w:rsidRDefault="007A2359" w:rsidP="00225163">
            <w:r>
              <w:t>Key issue, under discussion now</w:t>
            </w:r>
          </w:p>
        </w:tc>
        <w:tc>
          <w:tcPr>
            <w:tcW w:w="720" w:type="dxa"/>
          </w:tcPr>
          <w:p w:rsidR="007A2359" w:rsidRDefault="00977A63" w:rsidP="00225163">
            <w:r>
              <w:t>X</w:t>
            </w:r>
          </w:p>
        </w:tc>
        <w:tc>
          <w:tcPr>
            <w:tcW w:w="918" w:type="dxa"/>
          </w:tcPr>
          <w:p w:rsidR="007A2359" w:rsidRDefault="007A2359" w:rsidP="00225163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1"/>
                <w:numId w:val="1"/>
              </w:numPr>
            </w:pPr>
            <w:r w:rsidRPr="007B68AB">
              <w:t>Create an outline of what the CCB does</w:t>
            </w:r>
          </w:p>
        </w:tc>
        <w:tc>
          <w:tcPr>
            <w:tcW w:w="2836" w:type="dxa"/>
          </w:tcPr>
          <w:p w:rsidR="007A2359" w:rsidRPr="007B68AB" w:rsidRDefault="007A2359" w:rsidP="00225163">
            <w:r>
              <w:t>Separate issue that I need to share, work on more, and finalize input/support</w:t>
            </w:r>
          </w:p>
        </w:tc>
        <w:tc>
          <w:tcPr>
            <w:tcW w:w="720" w:type="dxa"/>
          </w:tcPr>
          <w:p w:rsidR="007A2359" w:rsidRDefault="00977A63" w:rsidP="00225163">
            <w:r>
              <w:t>X</w:t>
            </w:r>
          </w:p>
        </w:tc>
        <w:tc>
          <w:tcPr>
            <w:tcW w:w="918" w:type="dxa"/>
          </w:tcPr>
          <w:p w:rsidR="007A2359" w:rsidRDefault="00977A63" w:rsidP="00225163">
            <w:r>
              <w:t>Q</w:t>
            </w: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Brainstorm new layouts for the About section</w:t>
            </w:r>
          </w:p>
        </w:tc>
        <w:tc>
          <w:tcPr>
            <w:tcW w:w="2836" w:type="dxa"/>
          </w:tcPr>
          <w:p w:rsidR="007A2359" w:rsidRPr="007B68AB" w:rsidRDefault="007A2359" w:rsidP="00225163">
            <w:r>
              <w:t>Not a priority, but fine to discuss Jaspreet’s thoughts on this</w:t>
            </w:r>
          </w:p>
        </w:tc>
        <w:tc>
          <w:tcPr>
            <w:tcW w:w="720" w:type="dxa"/>
          </w:tcPr>
          <w:p w:rsidR="007A2359" w:rsidRDefault="007A2359" w:rsidP="00225163"/>
        </w:tc>
        <w:tc>
          <w:tcPr>
            <w:tcW w:w="918" w:type="dxa"/>
          </w:tcPr>
          <w:p w:rsidR="007A2359" w:rsidRDefault="007A2359" w:rsidP="00225163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1"/>
                <w:numId w:val="1"/>
              </w:numPr>
            </w:pPr>
            <w:r w:rsidRPr="007B68AB">
              <w:t>“Meet the team” content</w:t>
            </w:r>
          </w:p>
        </w:tc>
        <w:tc>
          <w:tcPr>
            <w:tcW w:w="2836" w:type="dxa"/>
          </w:tcPr>
          <w:p w:rsidR="007A2359" w:rsidRPr="007B68AB" w:rsidRDefault="007A2359" w:rsidP="004D5E96">
            <w:r>
              <w:t>Not necessarily a priority, but I would like would be good and easy to do; Michael as content lead and Jaspreet as tab lead</w:t>
            </w:r>
          </w:p>
        </w:tc>
        <w:tc>
          <w:tcPr>
            <w:tcW w:w="720" w:type="dxa"/>
          </w:tcPr>
          <w:p w:rsidR="007A2359" w:rsidRDefault="007A2359" w:rsidP="004D5E96"/>
        </w:tc>
        <w:tc>
          <w:tcPr>
            <w:tcW w:w="918" w:type="dxa"/>
          </w:tcPr>
          <w:p w:rsidR="007A2359" w:rsidRDefault="007A2359" w:rsidP="004D5E96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Presentation vs Study mode</w:t>
            </w:r>
          </w:p>
        </w:tc>
        <w:tc>
          <w:tcPr>
            <w:tcW w:w="2836" w:type="dxa"/>
          </w:tcPr>
          <w:p w:rsidR="007A2359" w:rsidRPr="007B68AB" w:rsidRDefault="007A2359" w:rsidP="00225163">
            <w:r>
              <w:t>Should be a priority depending on timeline; much could be done in a couple WebEx’s with Michael, Jonah and Jaspreet</w:t>
            </w:r>
          </w:p>
        </w:tc>
        <w:tc>
          <w:tcPr>
            <w:tcW w:w="720" w:type="dxa"/>
          </w:tcPr>
          <w:p w:rsidR="007A2359" w:rsidRDefault="00977A63" w:rsidP="00225163">
            <w:r>
              <w:t>X</w:t>
            </w:r>
          </w:p>
        </w:tc>
        <w:tc>
          <w:tcPr>
            <w:tcW w:w="918" w:type="dxa"/>
          </w:tcPr>
          <w:p w:rsidR="007A2359" w:rsidRDefault="007A2359" w:rsidP="00225163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Multiple causes of death – any versus all</w:t>
            </w:r>
          </w:p>
        </w:tc>
        <w:tc>
          <w:tcPr>
            <w:tcW w:w="2836" w:type="dxa"/>
          </w:tcPr>
          <w:p w:rsidR="007A2359" w:rsidRPr="007B68AB" w:rsidRDefault="007A2359" w:rsidP="00225163">
            <w:r>
              <w:t>Probably not for V3, but should be a priority thereafter; related to this, we need to up the priority of requesting new death data</w:t>
            </w:r>
          </w:p>
        </w:tc>
        <w:tc>
          <w:tcPr>
            <w:tcW w:w="720" w:type="dxa"/>
          </w:tcPr>
          <w:p w:rsidR="007A2359" w:rsidRDefault="007A2359" w:rsidP="00225163"/>
        </w:tc>
        <w:tc>
          <w:tcPr>
            <w:tcW w:w="918" w:type="dxa"/>
          </w:tcPr>
          <w:p w:rsidR="007A2359" w:rsidRDefault="007A2359" w:rsidP="00225163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Census track clean-up/recode/elimination</w:t>
            </w:r>
          </w:p>
        </w:tc>
        <w:tc>
          <w:tcPr>
            <w:tcW w:w="2836" w:type="dxa"/>
          </w:tcPr>
          <w:p w:rsidR="007A2359" w:rsidRPr="007B68AB" w:rsidRDefault="007A2359" w:rsidP="00225163">
            <w:r>
              <w:t>Should be a priority AFTER V3</w:t>
            </w:r>
          </w:p>
        </w:tc>
        <w:tc>
          <w:tcPr>
            <w:tcW w:w="720" w:type="dxa"/>
          </w:tcPr>
          <w:p w:rsidR="007A2359" w:rsidRDefault="007A2359" w:rsidP="00225163"/>
        </w:tc>
        <w:tc>
          <w:tcPr>
            <w:tcW w:w="918" w:type="dxa"/>
          </w:tcPr>
          <w:p w:rsidR="007A2359" w:rsidRDefault="007A2359" w:rsidP="00225163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Review tab titles – make sure they are meaningful</w:t>
            </w:r>
          </w:p>
        </w:tc>
        <w:tc>
          <w:tcPr>
            <w:tcW w:w="2836" w:type="dxa"/>
          </w:tcPr>
          <w:p w:rsidR="007A2359" w:rsidRPr="007B68AB" w:rsidRDefault="007A2359" w:rsidP="002C61CE">
            <w:r>
              <w:t>Some of this has been done, but essential for Julie, us all, and others to consider and decide</w:t>
            </w:r>
          </w:p>
        </w:tc>
        <w:tc>
          <w:tcPr>
            <w:tcW w:w="720" w:type="dxa"/>
          </w:tcPr>
          <w:p w:rsidR="007A2359" w:rsidRDefault="00977A63" w:rsidP="002C61CE">
            <w:r>
              <w:t>X</w:t>
            </w:r>
          </w:p>
        </w:tc>
        <w:tc>
          <w:tcPr>
            <w:tcW w:w="918" w:type="dxa"/>
          </w:tcPr>
          <w:p w:rsidR="007A2359" w:rsidRDefault="00977A63" w:rsidP="002C61CE">
            <w:r>
              <w:t>Q</w:t>
            </w: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lastRenderedPageBreak/>
              <w:t>“Show Tab Information” sidebar display</w:t>
            </w:r>
          </w:p>
        </w:tc>
        <w:tc>
          <w:tcPr>
            <w:tcW w:w="2836" w:type="dxa"/>
          </w:tcPr>
          <w:p w:rsidR="007A2359" w:rsidRPr="007B68AB" w:rsidRDefault="007A2359" w:rsidP="00225163">
            <w:r>
              <w:t>done</w:t>
            </w:r>
          </w:p>
        </w:tc>
        <w:tc>
          <w:tcPr>
            <w:tcW w:w="720" w:type="dxa"/>
          </w:tcPr>
          <w:p w:rsidR="007A2359" w:rsidRDefault="007A2359" w:rsidP="00225163"/>
        </w:tc>
        <w:tc>
          <w:tcPr>
            <w:tcW w:w="918" w:type="dxa"/>
          </w:tcPr>
          <w:p w:rsidR="007A2359" w:rsidRDefault="007A2359" w:rsidP="00225163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Explore tables in R Markdown</w:t>
            </w:r>
          </w:p>
        </w:tc>
        <w:tc>
          <w:tcPr>
            <w:tcW w:w="2836" w:type="dxa"/>
          </w:tcPr>
          <w:p w:rsidR="007A2359" w:rsidRPr="007B68AB" w:rsidRDefault="007A2359" w:rsidP="00225163">
            <w:r>
              <w:t>Not necessary for V3; important issue for Jaspreet to review</w:t>
            </w:r>
          </w:p>
        </w:tc>
        <w:tc>
          <w:tcPr>
            <w:tcW w:w="720" w:type="dxa"/>
          </w:tcPr>
          <w:p w:rsidR="007A2359" w:rsidRDefault="007A2359" w:rsidP="00225163"/>
        </w:tc>
        <w:tc>
          <w:tcPr>
            <w:tcW w:w="918" w:type="dxa"/>
          </w:tcPr>
          <w:p w:rsidR="007A2359" w:rsidRDefault="007A2359" w:rsidP="00225163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Optimize look on various screen sizes &amp; browsers</w:t>
            </w:r>
          </w:p>
        </w:tc>
        <w:tc>
          <w:tcPr>
            <w:tcW w:w="2836" w:type="dxa"/>
          </w:tcPr>
          <w:p w:rsidR="007A2359" w:rsidRPr="007B68AB" w:rsidRDefault="007A2359" w:rsidP="00225163">
            <w:r>
              <w:t>Need a plan</w:t>
            </w:r>
          </w:p>
        </w:tc>
        <w:tc>
          <w:tcPr>
            <w:tcW w:w="720" w:type="dxa"/>
          </w:tcPr>
          <w:p w:rsidR="007A2359" w:rsidRDefault="007A2359" w:rsidP="00225163"/>
        </w:tc>
        <w:tc>
          <w:tcPr>
            <w:tcW w:w="918" w:type="dxa"/>
          </w:tcPr>
          <w:p w:rsidR="007A2359" w:rsidRDefault="007A2359" w:rsidP="00225163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 xml:space="preserve">Pop-up on charts </w:t>
            </w:r>
            <w:r w:rsidRPr="007B68AB">
              <w:sym w:font="Wingdings" w:char="F0E0"/>
            </w:r>
            <w:r w:rsidRPr="007B68AB">
              <w:t xml:space="preserve"> </w:t>
            </w:r>
            <w:proofErr w:type="spellStart"/>
            <w:r w:rsidRPr="007B68AB">
              <w:t>Plotly</w:t>
            </w:r>
            <w:proofErr w:type="spellEnd"/>
            <w:r w:rsidRPr="007B68AB">
              <w:t>?</w:t>
            </w:r>
          </w:p>
        </w:tc>
        <w:tc>
          <w:tcPr>
            <w:tcW w:w="2836" w:type="dxa"/>
          </w:tcPr>
          <w:p w:rsidR="007A2359" w:rsidRPr="007B68AB" w:rsidRDefault="007A2359" w:rsidP="00D401F9">
            <w:r>
              <w:t xml:space="preserve">Still planning for V3 to be mostly NOT </w:t>
            </w:r>
            <w:proofErr w:type="spellStart"/>
            <w:r>
              <w:t>plotly</w:t>
            </w:r>
            <w:proofErr w:type="spellEnd"/>
          </w:p>
        </w:tc>
        <w:tc>
          <w:tcPr>
            <w:tcW w:w="720" w:type="dxa"/>
          </w:tcPr>
          <w:p w:rsidR="007A2359" w:rsidRDefault="007A2359" w:rsidP="00D401F9"/>
        </w:tc>
        <w:tc>
          <w:tcPr>
            <w:tcW w:w="918" w:type="dxa"/>
          </w:tcPr>
          <w:p w:rsidR="007A2359" w:rsidRDefault="007A2359" w:rsidP="00D401F9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.</w:t>
            </w:r>
            <w:proofErr w:type="spellStart"/>
            <w:r w:rsidRPr="007B68AB">
              <w:t>png</w:t>
            </w:r>
            <w:proofErr w:type="spellEnd"/>
            <w:r w:rsidRPr="007B68AB">
              <w:t xml:space="preserve"> to "graphic icon" issue</w:t>
            </w:r>
          </w:p>
        </w:tc>
        <w:tc>
          <w:tcPr>
            <w:tcW w:w="2836" w:type="dxa"/>
          </w:tcPr>
          <w:p w:rsidR="007A2359" w:rsidRPr="007B68AB" w:rsidRDefault="007A2359" w:rsidP="00111F28">
            <w:r>
              <w:t>Not for V3</w:t>
            </w:r>
          </w:p>
        </w:tc>
        <w:tc>
          <w:tcPr>
            <w:tcW w:w="720" w:type="dxa"/>
          </w:tcPr>
          <w:p w:rsidR="007A2359" w:rsidRDefault="007A2359" w:rsidP="00111F28"/>
        </w:tc>
        <w:tc>
          <w:tcPr>
            <w:tcW w:w="918" w:type="dxa"/>
          </w:tcPr>
          <w:p w:rsidR="007A2359" w:rsidRDefault="007A2359" w:rsidP="00111F28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Making "Overview" and "Links to other data tabs" much slicker and more functional.</w:t>
            </w:r>
          </w:p>
        </w:tc>
        <w:tc>
          <w:tcPr>
            <w:tcW w:w="2836" w:type="dxa"/>
          </w:tcPr>
          <w:p w:rsidR="007A2359" w:rsidRPr="007B68AB" w:rsidRDefault="007A2359" w:rsidP="00111F28">
            <w:r>
              <w:t>Not essential for V3, but good if we have time / bandwidth</w:t>
            </w:r>
          </w:p>
        </w:tc>
        <w:tc>
          <w:tcPr>
            <w:tcW w:w="720" w:type="dxa"/>
          </w:tcPr>
          <w:p w:rsidR="007A2359" w:rsidRDefault="007A2359" w:rsidP="00111F28"/>
        </w:tc>
        <w:tc>
          <w:tcPr>
            <w:tcW w:w="918" w:type="dxa"/>
          </w:tcPr>
          <w:p w:rsidR="007A2359" w:rsidRDefault="007A2359" w:rsidP="00111F28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Rural/Urban measures</w:t>
            </w:r>
          </w:p>
        </w:tc>
        <w:tc>
          <w:tcPr>
            <w:tcW w:w="2836" w:type="dxa"/>
          </w:tcPr>
          <w:p w:rsidR="007A2359" w:rsidRPr="007B68AB" w:rsidRDefault="007A2359" w:rsidP="00111F28">
            <w:r>
              <w:t>Has not be a priority, but could be elevated</w:t>
            </w:r>
          </w:p>
        </w:tc>
        <w:tc>
          <w:tcPr>
            <w:tcW w:w="720" w:type="dxa"/>
          </w:tcPr>
          <w:p w:rsidR="007A2359" w:rsidRDefault="007A2359" w:rsidP="00111F28"/>
        </w:tc>
        <w:tc>
          <w:tcPr>
            <w:tcW w:w="918" w:type="dxa"/>
          </w:tcPr>
          <w:p w:rsidR="007A2359" w:rsidRDefault="007A2359" w:rsidP="00111F28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1"/>
                <w:numId w:val="1"/>
              </w:numPr>
            </w:pPr>
            <w:r w:rsidRPr="007B68AB">
              <w:t>Director also had a quick inquiry Friday around data available on rural health</w:t>
            </w:r>
          </w:p>
        </w:tc>
        <w:tc>
          <w:tcPr>
            <w:tcW w:w="2836" w:type="dxa"/>
          </w:tcPr>
          <w:p w:rsidR="007A2359" w:rsidRPr="007B68AB" w:rsidRDefault="007A2359" w:rsidP="007B68AB">
            <w:pPr>
              <w:ind w:left="1080"/>
            </w:pPr>
          </w:p>
        </w:tc>
        <w:tc>
          <w:tcPr>
            <w:tcW w:w="720" w:type="dxa"/>
          </w:tcPr>
          <w:p w:rsidR="007A2359" w:rsidRPr="007B68AB" w:rsidRDefault="007A2359" w:rsidP="007B68AB">
            <w:pPr>
              <w:ind w:left="1080"/>
            </w:pPr>
          </w:p>
        </w:tc>
        <w:tc>
          <w:tcPr>
            <w:tcW w:w="918" w:type="dxa"/>
          </w:tcPr>
          <w:p w:rsidR="007A2359" w:rsidRPr="007B68AB" w:rsidRDefault="007A2359" w:rsidP="007B68AB">
            <w:pPr>
              <w:ind w:left="1080"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 xml:space="preserve">Change all hospitalization data to CCS, including </w:t>
            </w:r>
            <w:proofErr w:type="spellStart"/>
            <w:r w:rsidRPr="007B68AB">
              <w:t>viz</w:t>
            </w:r>
            <w:proofErr w:type="spellEnd"/>
            <w:r w:rsidRPr="007B68AB">
              <w:t>, help, technical doc</w:t>
            </w:r>
          </w:p>
        </w:tc>
        <w:tc>
          <w:tcPr>
            <w:tcW w:w="2836" w:type="dxa"/>
          </w:tcPr>
          <w:p w:rsidR="007A2359" w:rsidRPr="007B68AB" w:rsidRDefault="007A2359" w:rsidP="00D401F9">
            <w:r>
              <w:t xml:space="preserve">Done in </w:t>
            </w:r>
            <w:proofErr w:type="spellStart"/>
            <w:r>
              <w:t>viz</w:t>
            </w:r>
            <w:proofErr w:type="spellEnd"/>
            <w:r>
              <w:t>, still need to do in help and technical</w:t>
            </w:r>
          </w:p>
        </w:tc>
        <w:tc>
          <w:tcPr>
            <w:tcW w:w="720" w:type="dxa"/>
          </w:tcPr>
          <w:p w:rsidR="007A2359" w:rsidRDefault="007A2359" w:rsidP="00D401F9"/>
        </w:tc>
        <w:tc>
          <w:tcPr>
            <w:tcW w:w="918" w:type="dxa"/>
          </w:tcPr>
          <w:p w:rsidR="007A2359" w:rsidRDefault="007A2359" w:rsidP="00D401F9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Add age ranking visual for deaths and hospitalizations</w:t>
            </w:r>
          </w:p>
        </w:tc>
        <w:tc>
          <w:tcPr>
            <w:tcW w:w="2836" w:type="dxa"/>
          </w:tcPr>
          <w:p w:rsidR="007A2359" w:rsidRPr="007B68AB" w:rsidRDefault="007A2359" w:rsidP="007344A5">
            <w:r>
              <w:t>Almost done – not yet decided about exact incorporation into CCB, but some version at least by time of V3</w:t>
            </w:r>
          </w:p>
        </w:tc>
        <w:tc>
          <w:tcPr>
            <w:tcW w:w="720" w:type="dxa"/>
          </w:tcPr>
          <w:p w:rsidR="007A2359" w:rsidRDefault="00977A63" w:rsidP="007344A5">
            <w:r>
              <w:t>X</w:t>
            </w:r>
          </w:p>
        </w:tc>
        <w:tc>
          <w:tcPr>
            <w:tcW w:w="918" w:type="dxa"/>
          </w:tcPr>
          <w:p w:rsidR="007A2359" w:rsidRDefault="007A2359" w:rsidP="007344A5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 xml:space="preserve">Add demographics </w:t>
            </w:r>
            <w:proofErr w:type="spellStart"/>
            <w:r w:rsidRPr="007B68AB">
              <w:t>viz</w:t>
            </w:r>
            <w:proofErr w:type="spellEnd"/>
          </w:p>
        </w:tc>
        <w:tc>
          <w:tcPr>
            <w:tcW w:w="2836" w:type="dxa"/>
          </w:tcPr>
          <w:p w:rsidR="007A2359" w:rsidRPr="007B68AB" w:rsidRDefault="007A2359" w:rsidP="007344A5">
            <w:r>
              <w:t>Underway</w:t>
            </w:r>
            <w:r w:rsidRPr="00111F28">
              <w:t xml:space="preserve"> – not yet decided about exact incorporation into CCB, but some version at least by time of V3</w:t>
            </w:r>
          </w:p>
        </w:tc>
        <w:tc>
          <w:tcPr>
            <w:tcW w:w="720" w:type="dxa"/>
          </w:tcPr>
          <w:p w:rsidR="007A2359" w:rsidRDefault="00977A63" w:rsidP="007344A5">
            <w:r>
              <w:t>X</w:t>
            </w:r>
          </w:p>
        </w:tc>
        <w:tc>
          <w:tcPr>
            <w:tcW w:w="918" w:type="dxa"/>
          </w:tcPr>
          <w:p w:rsidR="007A2359" w:rsidRDefault="007A2359" w:rsidP="007344A5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Write and/or check technical notes</w:t>
            </w:r>
          </w:p>
        </w:tc>
        <w:tc>
          <w:tcPr>
            <w:tcW w:w="2836" w:type="dxa"/>
          </w:tcPr>
          <w:p w:rsidR="007A2359" w:rsidRPr="007B68AB" w:rsidRDefault="007A2359" w:rsidP="007B68AB">
            <w:pPr>
              <w:ind w:left="360"/>
            </w:pPr>
          </w:p>
        </w:tc>
        <w:tc>
          <w:tcPr>
            <w:tcW w:w="720" w:type="dxa"/>
          </w:tcPr>
          <w:p w:rsidR="007A2359" w:rsidRPr="007B68AB" w:rsidRDefault="00977A63" w:rsidP="007B68AB">
            <w:pPr>
              <w:ind w:left="360"/>
            </w:pPr>
            <w:r>
              <w:t>X</w:t>
            </w:r>
          </w:p>
        </w:tc>
        <w:tc>
          <w:tcPr>
            <w:tcW w:w="918" w:type="dxa"/>
          </w:tcPr>
          <w:p w:rsidR="007A2359" w:rsidRPr="007B68AB" w:rsidRDefault="007A2359" w:rsidP="007B68AB">
            <w:pPr>
              <w:ind w:left="360"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1"/>
                <w:numId w:val="1"/>
              </w:numPr>
            </w:pPr>
            <w:r w:rsidRPr="007B68AB">
              <w:t>“2018” denominator</w:t>
            </w:r>
          </w:p>
        </w:tc>
        <w:tc>
          <w:tcPr>
            <w:tcW w:w="2836" w:type="dxa"/>
          </w:tcPr>
          <w:p w:rsidR="007A2359" w:rsidRPr="007B68AB" w:rsidRDefault="00977A63" w:rsidP="007B68AB">
            <w:pPr>
              <w:ind w:left="1080"/>
            </w:pPr>
            <w:r>
              <w:t>done</w:t>
            </w:r>
          </w:p>
        </w:tc>
        <w:tc>
          <w:tcPr>
            <w:tcW w:w="720" w:type="dxa"/>
          </w:tcPr>
          <w:p w:rsidR="007A2359" w:rsidRPr="007B68AB" w:rsidRDefault="007A2359" w:rsidP="007B68AB">
            <w:pPr>
              <w:ind w:left="1080"/>
            </w:pPr>
          </w:p>
        </w:tc>
        <w:tc>
          <w:tcPr>
            <w:tcW w:w="918" w:type="dxa"/>
          </w:tcPr>
          <w:p w:rsidR="007A2359" w:rsidRPr="007B68AB" w:rsidRDefault="007A2359" w:rsidP="007B68AB">
            <w:pPr>
              <w:ind w:left="1080"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Google Analytics metric plan and implementation</w:t>
            </w:r>
            <w:r>
              <w:t xml:space="preserve">  </w:t>
            </w:r>
            <w:ins w:id="3" w:author="SamFam" w:date="2020-01-20T12:17:00Z">
              <w:r>
                <w:t>-- include Google Data Studio</w:t>
              </w:r>
            </w:ins>
          </w:p>
        </w:tc>
        <w:tc>
          <w:tcPr>
            <w:tcW w:w="2836" w:type="dxa"/>
          </w:tcPr>
          <w:p w:rsidR="007A2359" w:rsidRPr="007B68AB" w:rsidRDefault="007A2359" w:rsidP="007344A5">
            <w:r>
              <w:t>Good progress made, need complete plan</w:t>
            </w:r>
          </w:p>
        </w:tc>
        <w:tc>
          <w:tcPr>
            <w:tcW w:w="720" w:type="dxa"/>
          </w:tcPr>
          <w:p w:rsidR="007A2359" w:rsidRDefault="00977A63" w:rsidP="007344A5">
            <w:r>
              <w:t>X</w:t>
            </w:r>
          </w:p>
        </w:tc>
        <w:tc>
          <w:tcPr>
            <w:tcW w:w="918" w:type="dxa"/>
          </w:tcPr>
          <w:p w:rsidR="007A2359" w:rsidRDefault="007A2359" w:rsidP="007344A5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2C61CE">
            <w:pPr>
              <w:pStyle w:val="ListParagraph"/>
              <w:numPr>
                <w:ilvl w:val="0"/>
                <w:numId w:val="1"/>
              </w:numPr>
            </w:pPr>
            <w:r w:rsidRPr="007B68AB">
              <w:t>Add download for image and data for all visualizations (first clean the trend code)</w:t>
            </w:r>
          </w:p>
        </w:tc>
        <w:tc>
          <w:tcPr>
            <w:tcW w:w="2836" w:type="dxa"/>
          </w:tcPr>
          <w:p w:rsidR="007A2359" w:rsidRDefault="007A2359" w:rsidP="007344A5">
            <w:r>
              <w:t>Getting there... Michael needs to make final touches on cleaning trend code, deciding on what data/variables to include in download; and finish for all tabs</w:t>
            </w:r>
          </w:p>
          <w:p w:rsidR="007A2359" w:rsidRDefault="007A2359" w:rsidP="007344A5"/>
          <w:p w:rsidR="007A2359" w:rsidRDefault="007A2359" w:rsidP="007344A5">
            <w:r>
              <w:t>This issue does/should dovetails some with item 6 above</w:t>
            </w:r>
          </w:p>
          <w:p w:rsidR="007A2359" w:rsidRPr="007B68AB" w:rsidRDefault="007A2359" w:rsidP="007344A5"/>
        </w:tc>
        <w:tc>
          <w:tcPr>
            <w:tcW w:w="720" w:type="dxa"/>
          </w:tcPr>
          <w:p w:rsidR="007A2359" w:rsidRDefault="00977A63" w:rsidP="007344A5">
            <w:r>
              <w:t>X</w:t>
            </w:r>
          </w:p>
        </w:tc>
        <w:tc>
          <w:tcPr>
            <w:tcW w:w="918" w:type="dxa"/>
          </w:tcPr>
          <w:p w:rsidR="007A2359" w:rsidRDefault="007A2359" w:rsidP="007344A5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Fix the pop-ups</w:t>
            </w:r>
          </w:p>
        </w:tc>
        <w:tc>
          <w:tcPr>
            <w:tcW w:w="2836" w:type="dxa"/>
          </w:tcPr>
          <w:p w:rsidR="007A2359" w:rsidRPr="007B68AB" w:rsidRDefault="007A2359" w:rsidP="007344A5">
            <w:r w:rsidRPr="007344A5">
              <w:t xml:space="preserve">Essential for V3 to clean up and improve and/all pop-ups </w:t>
            </w:r>
            <w:r w:rsidRPr="007344A5">
              <w:lastRenderedPageBreak/>
              <w:t>and/or hover overs; maps</w:t>
            </w:r>
          </w:p>
        </w:tc>
        <w:tc>
          <w:tcPr>
            <w:tcW w:w="720" w:type="dxa"/>
          </w:tcPr>
          <w:p w:rsidR="007A2359" w:rsidRPr="007344A5" w:rsidRDefault="00977A63" w:rsidP="007344A5">
            <w:r>
              <w:lastRenderedPageBreak/>
              <w:t>X</w:t>
            </w:r>
          </w:p>
        </w:tc>
        <w:tc>
          <w:tcPr>
            <w:tcW w:w="918" w:type="dxa"/>
          </w:tcPr>
          <w:p w:rsidR="007A2359" w:rsidRPr="007344A5" w:rsidRDefault="00977A63" w:rsidP="007344A5">
            <w:r>
              <w:t>Q</w:t>
            </w: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lastRenderedPageBreak/>
              <w:t>Marker on the line comment/note regarding suppression</w:t>
            </w:r>
          </w:p>
        </w:tc>
        <w:tc>
          <w:tcPr>
            <w:tcW w:w="2836" w:type="dxa"/>
          </w:tcPr>
          <w:p w:rsidR="007A2359" w:rsidRPr="007B68AB" w:rsidRDefault="007A2359" w:rsidP="007344A5">
            <w:r>
              <w:t>Michael needs to write this</w:t>
            </w:r>
          </w:p>
        </w:tc>
        <w:tc>
          <w:tcPr>
            <w:tcW w:w="720" w:type="dxa"/>
          </w:tcPr>
          <w:p w:rsidR="007A2359" w:rsidRDefault="00977A63" w:rsidP="007344A5">
            <w:r>
              <w:t>X</w:t>
            </w:r>
          </w:p>
        </w:tc>
        <w:tc>
          <w:tcPr>
            <w:tcW w:w="918" w:type="dxa"/>
          </w:tcPr>
          <w:p w:rsidR="007A2359" w:rsidRDefault="00977A63" w:rsidP="007344A5">
            <w:r>
              <w:t>Q</w:t>
            </w: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Update pop-ups/hover overs</w:t>
            </w:r>
          </w:p>
        </w:tc>
        <w:tc>
          <w:tcPr>
            <w:tcW w:w="2836" w:type="dxa"/>
          </w:tcPr>
          <w:p w:rsidR="007A2359" w:rsidRPr="007B68AB" w:rsidRDefault="007A2359" w:rsidP="007344A5">
            <w:r>
              <w:t>Same as number 23?</w:t>
            </w:r>
          </w:p>
        </w:tc>
        <w:tc>
          <w:tcPr>
            <w:tcW w:w="720" w:type="dxa"/>
          </w:tcPr>
          <w:p w:rsidR="007A2359" w:rsidRDefault="007A2359" w:rsidP="007344A5"/>
        </w:tc>
        <w:tc>
          <w:tcPr>
            <w:tcW w:w="918" w:type="dxa"/>
          </w:tcPr>
          <w:p w:rsidR="007A2359" w:rsidRDefault="007A2359" w:rsidP="007344A5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Enhanced “Data Analysis”</w:t>
            </w:r>
          </w:p>
        </w:tc>
        <w:tc>
          <w:tcPr>
            <w:tcW w:w="2836" w:type="dxa"/>
          </w:tcPr>
          <w:p w:rsidR="007A2359" w:rsidRPr="007B68AB" w:rsidRDefault="007A2359" w:rsidP="007B68AB">
            <w:pPr>
              <w:ind w:left="360"/>
            </w:pPr>
          </w:p>
        </w:tc>
        <w:tc>
          <w:tcPr>
            <w:tcW w:w="720" w:type="dxa"/>
          </w:tcPr>
          <w:p w:rsidR="007A2359" w:rsidRPr="007B68AB" w:rsidRDefault="007A2359" w:rsidP="007B68AB">
            <w:pPr>
              <w:ind w:left="360"/>
            </w:pPr>
          </w:p>
        </w:tc>
        <w:tc>
          <w:tcPr>
            <w:tcW w:w="918" w:type="dxa"/>
          </w:tcPr>
          <w:p w:rsidR="007A2359" w:rsidRPr="007B68AB" w:rsidRDefault="007A2359" w:rsidP="007B68AB">
            <w:pPr>
              <w:ind w:left="360"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1"/>
                <w:numId w:val="1"/>
              </w:numPr>
            </w:pPr>
            <w:r w:rsidRPr="007B68AB">
              <w:t>Life Tables/Life Expectance (Depends on Ethan)</w:t>
            </w:r>
          </w:p>
        </w:tc>
        <w:tc>
          <w:tcPr>
            <w:tcW w:w="2836" w:type="dxa"/>
          </w:tcPr>
          <w:p w:rsidR="007A2359" w:rsidRPr="007B68AB" w:rsidRDefault="007A2359" w:rsidP="007344A5">
            <w:r>
              <w:t>Plan underway with Ethan; depends on time of V3 as to how much we can do</w:t>
            </w:r>
          </w:p>
        </w:tc>
        <w:tc>
          <w:tcPr>
            <w:tcW w:w="720" w:type="dxa"/>
          </w:tcPr>
          <w:p w:rsidR="007A2359" w:rsidRDefault="007A2359" w:rsidP="007344A5"/>
        </w:tc>
        <w:tc>
          <w:tcPr>
            <w:tcW w:w="918" w:type="dxa"/>
          </w:tcPr>
          <w:p w:rsidR="007A2359" w:rsidRDefault="007A2359" w:rsidP="007344A5"/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1"/>
                <w:numId w:val="1"/>
              </w:numPr>
            </w:pPr>
            <w:r w:rsidRPr="007B68AB">
              <w:t>Public Health Disparities Geocoding – Socioeconomic gradient</w:t>
            </w:r>
          </w:p>
        </w:tc>
        <w:tc>
          <w:tcPr>
            <w:tcW w:w="2836" w:type="dxa"/>
          </w:tcPr>
          <w:p w:rsidR="007A2359" w:rsidRPr="007B68AB" w:rsidRDefault="007A2359" w:rsidP="007B68AB">
            <w:pPr>
              <w:ind w:left="1080"/>
            </w:pPr>
            <w:r>
              <w:t>Not V3</w:t>
            </w:r>
          </w:p>
        </w:tc>
        <w:tc>
          <w:tcPr>
            <w:tcW w:w="720" w:type="dxa"/>
          </w:tcPr>
          <w:p w:rsidR="007A2359" w:rsidRDefault="007A2359" w:rsidP="007B68AB">
            <w:pPr>
              <w:ind w:left="1080"/>
            </w:pPr>
          </w:p>
        </w:tc>
        <w:tc>
          <w:tcPr>
            <w:tcW w:w="918" w:type="dxa"/>
          </w:tcPr>
          <w:p w:rsidR="007A2359" w:rsidRDefault="007A2359" w:rsidP="007B68AB">
            <w:pPr>
              <w:ind w:left="1080"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numPr>
                <w:ilvl w:val="0"/>
                <w:numId w:val="1"/>
              </w:numPr>
              <w:contextualSpacing/>
            </w:pPr>
            <w:r w:rsidRPr="007B68AB">
              <w:t>Additional Data</w:t>
            </w:r>
          </w:p>
        </w:tc>
        <w:tc>
          <w:tcPr>
            <w:tcW w:w="2836" w:type="dxa"/>
          </w:tcPr>
          <w:p w:rsidR="007A2359" w:rsidRPr="007B68AB" w:rsidRDefault="007A2359" w:rsidP="007B68AB">
            <w:pPr>
              <w:ind w:left="360"/>
              <w:contextualSpacing/>
            </w:pPr>
          </w:p>
        </w:tc>
        <w:tc>
          <w:tcPr>
            <w:tcW w:w="720" w:type="dxa"/>
          </w:tcPr>
          <w:p w:rsidR="007A2359" w:rsidRPr="007B68AB" w:rsidRDefault="007A2359" w:rsidP="007B68AB">
            <w:pPr>
              <w:ind w:left="360"/>
              <w:contextualSpacing/>
            </w:pPr>
          </w:p>
        </w:tc>
        <w:tc>
          <w:tcPr>
            <w:tcW w:w="918" w:type="dxa"/>
          </w:tcPr>
          <w:p w:rsidR="007A2359" w:rsidRPr="007B68AB" w:rsidRDefault="007A2359" w:rsidP="007B68AB">
            <w:pPr>
              <w:ind w:left="360"/>
              <w:contextualSpacing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numPr>
                <w:ilvl w:val="1"/>
                <w:numId w:val="1"/>
              </w:numPr>
              <w:contextualSpacing/>
            </w:pPr>
            <w:r w:rsidRPr="007B68AB">
              <w:t>IHME/GBD DALY measures for California (depends on Jonah)</w:t>
            </w:r>
          </w:p>
        </w:tc>
        <w:tc>
          <w:tcPr>
            <w:tcW w:w="2836" w:type="dxa"/>
          </w:tcPr>
          <w:p w:rsidR="007A2359" w:rsidRPr="007B68AB" w:rsidRDefault="007A2359" w:rsidP="007344A5">
            <w:pPr>
              <w:contextualSpacing/>
            </w:pPr>
            <w:r>
              <w:t>Done some time ago.</w:t>
            </w:r>
          </w:p>
        </w:tc>
        <w:tc>
          <w:tcPr>
            <w:tcW w:w="720" w:type="dxa"/>
          </w:tcPr>
          <w:p w:rsidR="007A2359" w:rsidRDefault="007A2359" w:rsidP="007344A5">
            <w:pPr>
              <w:contextualSpacing/>
            </w:pPr>
          </w:p>
        </w:tc>
        <w:tc>
          <w:tcPr>
            <w:tcW w:w="918" w:type="dxa"/>
          </w:tcPr>
          <w:p w:rsidR="007A2359" w:rsidRDefault="007A2359" w:rsidP="007344A5">
            <w:pPr>
              <w:contextualSpacing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numPr>
                <w:ilvl w:val="1"/>
                <w:numId w:val="1"/>
              </w:numPr>
              <w:contextualSpacing/>
            </w:pPr>
            <w:r w:rsidRPr="007B68AB">
              <w:t>OSHPD/Hospitalization and cost data [ICD9 LINK]</w:t>
            </w:r>
          </w:p>
        </w:tc>
        <w:tc>
          <w:tcPr>
            <w:tcW w:w="2836" w:type="dxa"/>
          </w:tcPr>
          <w:p w:rsidR="007A2359" w:rsidRPr="007B68AB" w:rsidRDefault="007A2359" w:rsidP="007344A5">
            <w:pPr>
              <w:contextualSpacing/>
            </w:pPr>
            <w:r>
              <w:t>Done some time ago.</w:t>
            </w:r>
          </w:p>
        </w:tc>
        <w:tc>
          <w:tcPr>
            <w:tcW w:w="720" w:type="dxa"/>
          </w:tcPr>
          <w:p w:rsidR="007A2359" w:rsidRDefault="007A2359" w:rsidP="007344A5">
            <w:pPr>
              <w:contextualSpacing/>
            </w:pPr>
          </w:p>
        </w:tc>
        <w:tc>
          <w:tcPr>
            <w:tcW w:w="918" w:type="dxa"/>
          </w:tcPr>
          <w:p w:rsidR="007A2359" w:rsidRDefault="007A2359" w:rsidP="007344A5">
            <w:pPr>
              <w:contextualSpacing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numPr>
                <w:ilvl w:val="0"/>
                <w:numId w:val="1"/>
              </w:numPr>
              <w:contextualSpacing/>
            </w:pPr>
            <w:r w:rsidRPr="007B68AB">
              <w:t>App Enhancements</w:t>
            </w:r>
          </w:p>
        </w:tc>
        <w:tc>
          <w:tcPr>
            <w:tcW w:w="2836" w:type="dxa"/>
          </w:tcPr>
          <w:p w:rsidR="007A2359" w:rsidRPr="007B68AB" w:rsidRDefault="007A2359" w:rsidP="007B68AB">
            <w:pPr>
              <w:ind w:left="360"/>
              <w:contextualSpacing/>
            </w:pPr>
          </w:p>
        </w:tc>
        <w:tc>
          <w:tcPr>
            <w:tcW w:w="720" w:type="dxa"/>
          </w:tcPr>
          <w:p w:rsidR="007A2359" w:rsidRPr="007B68AB" w:rsidRDefault="007A2359" w:rsidP="007B68AB">
            <w:pPr>
              <w:ind w:left="360"/>
              <w:contextualSpacing/>
            </w:pPr>
          </w:p>
        </w:tc>
        <w:tc>
          <w:tcPr>
            <w:tcW w:w="918" w:type="dxa"/>
          </w:tcPr>
          <w:p w:rsidR="007A2359" w:rsidRPr="007B68AB" w:rsidRDefault="007A2359" w:rsidP="007B68AB">
            <w:pPr>
              <w:ind w:left="360"/>
              <w:contextualSpacing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7344A5">
            <w:pPr>
              <w:numPr>
                <w:ilvl w:val="1"/>
                <w:numId w:val="1"/>
              </w:numPr>
              <w:contextualSpacing/>
            </w:pPr>
            <w:r w:rsidRPr="007B68AB">
              <w:t>Accessibility</w:t>
            </w:r>
          </w:p>
        </w:tc>
        <w:tc>
          <w:tcPr>
            <w:tcW w:w="2836" w:type="dxa"/>
            <w:vMerge w:val="restart"/>
          </w:tcPr>
          <w:p w:rsidR="007A2359" w:rsidRPr="007B68AB" w:rsidRDefault="007A2359" w:rsidP="007344A5">
            <w:pPr>
              <w:contextualSpacing/>
            </w:pPr>
            <w:r>
              <w:t>Yes, as above need to do some on this</w:t>
            </w:r>
          </w:p>
        </w:tc>
        <w:tc>
          <w:tcPr>
            <w:tcW w:w="720" w:type="dxa"/>
          </w:tcPr>
          <w:p w:rsidR="007A2359" w:rsidRDefault="00977A63" w:rsidP="007344A5">
            <w:pPr>
              <w:contextualSpacing/>
            </w:pPr>
            <w:r>
              <w:t>X</w:t>
            </w:r>
          </w:p>
        </w:tc>
        <w:tc>
          <w:tcPr>
            <w:tcW w:w="918" w:type="dxa"/>
          </w:tcPr>
          <w:p w:rsidR="007A2359" w:rsidRDefault="007A2359" w:rsidP="007344A5">
            <w:pPr>
              <w:contextualSpacing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7344A5">
            <w:pPr>
              <w:numPr>
                <w:ilvl w:val="2"/>
                <w:numId w:val="1"/>
              </w:numPr>
              <w:contextualSpacing/>
            </w:pPr>
            <w:r w:rsidRPr="007B68AB">
              <w:t>Update colors</w:t>
            </w:r>
          </w:p>
        </w:tc>
        <w:tc>
          <w:tcPr>
            <w:tcW w:w="2836" w:type="dxa"/>
            <w:vMerge/>
          </w:tcPr>
          <w:p w:rsidR="007A2359" w:rsidRPr="007B68AB" w:rsidRDefault="007A2359" w:rsidP="007B68AB">
            <w:pPr>
              <w:ind w:left="1980"/>
              <w:contextualSpacing/>
            </w:pPr>
          </w:p>
        </w:tc>
        <w:tc>
          <w:tcPr>
            <w:tcW w:w="720" w:type="dxa"/>
          </w:tcPr>
          <w:p w:rsidR="007A2359" w:rsidRPr="007B68AB" w:rsidRDefault="007A2359" w:rsidP="007B68AB">
            <w:pPr>
              <w:ind w:left="1980"/>
              <w:contextualSpacing/>
            </w:pPr>
          </w:p>
        </w:tc>
        <w:tc>
          <w:tcPr>
            <w:tcW w:w="918" w:type="dxa"/>
          </w:tcPr>
          <w:p w:rsidR="007A2359" w:rsidRPr="007B68AB" w:rsidRDefault="007A2359" w:rsidP="007B68AB">
            <w:pPr>
              <w:ind w:left="1980"/>
              <w:contextualSpacing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7344A5">
            <w:pPr>
              <w:numPr>
                <w:ilvl w:val="1"/>
                <w:numId w:val="1"/>
              </w:numPr>
              <w:contextualSpacing/>
            </w:pPr>
            <w:r w:rsidRPr="007B68AB">
              <w:t>/Branding strategy (OPA/Martha/DIR)</w:t>
            </w:r>
          </w:p>
        </w:tc>
        <w:tc>
          <w:tcPr>
            <w:tcW w:w="2836" w:type="dxa"/>
          </w:tcPr>
          <w:p w:rsidR="007A2359" w:rsidRPr="007B68AB" w:rsidRDefault="007A2359" w:rsidP="00D401F9">
            <w:pPr>
              <w:contextualSpacing/>
            </w:pPr>
            <w:r>
              <w:t>Yes, as part of communications plan?</w:t>
            </w:r>
          </w:p>
        </w:tc>
        <w:tc>
          <w:tcPr>
            <w:tcW w:w="720" w:type="dxa"/>
          </w:tcPr>
          <w:p w:rsidR="007A2359" w:rsidRDefault="007A2359" w:rsidP="00D401F9">
            <w:pPr>
              <w:contextualSpacing/>
            </w:pPr>
          </w:p>
        </w:tc>
        <w:tc>
          <w:tcPr>
            <w:tcW w:w="918" w:type="dxa"/>
          </w:tcPr>
          <w:p w:rsidR="007A2359" w:rsidRDefault="007A2359" w:rsidP="00D401F9">
            <w:pPr>
              <w:contextualSpacing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numPr>
                <w:ilvl w:val="2"/>
                <w:numId w:val="1"/>
              </w:numPr>
              <w:contextualSpacing/>
            </w:pPr>
          </w:p>
        </w:tc>
        <w:tc>
          <w:tcPr>
            <w:tcW w:w="2836" w:type="dxa"/>
          </w:tcPr>
          <w:p w:rsidR="007A2359" w:rsidRPr="007B68AB" w:rsidRDefault="007A2359" w:rsidP="007B68AB">
            <w:pPr>
              <w:ind w:left="1980"/>
              <w:contextualSpacing/>
            </w:pPr>
          </w:p>
        </w:tc>
        <w:tc>
          <w:tcPr>
            <w:tcW w:w="720" w:type="dxa"/>
          </w:tcPr>
          <w:p w:rsidR="007A2359" w:rsidRPr="007B68AB" w:rsidRDefault="007A2359" w:rsidP="007B68AB">
            <w:pPr>
              <w:ind w:left="1980"/>
              <w:contextualSpacing/>
            </w:pPr>
          </w:p>
        </w:tc>
        <w:tc>
          <w:tcPr>
            <w:tcW w:w="918" w:type="dxa"/>
          </w:tcPr>
          <w:p w:rsidR="007A2359" w:rsidRPr="007B68AB" w:rsidRDefault="007A2359" w:rsidP="007B68AB">
            <w:pPr>
              <w:ind w:left="1980"/>
              <w:contextualSpacing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numPr>
                <w:ilvl w:val="1"/>
                <w:numId w:val="1"/>
              </w:numPr>
              <w:contextualSpacing/>
            </w:pPr>
            <w:r w:rsidRPr="007B68AB">
              <w:t>Violence Prevention-like map showing above/below state average with statistical significance</w:t>
            </w:r>
          </w:p>
        </w:tc>
        <w:tc>
          <w:tcPr>
            <w:tcW w:w="2836" w:type="dxa"/>
          </w:tcPr>
          <w:p w:rsidR="007A2359" w:rsidRPr="007B68AB" w:rsidRDefault="007A2359" w:rsidP="00D401F9">
            <w:pPr>
              <w:contextualSpacing/>
            </w:pPr>
            <w:r>
              <w:t>Not for V3</w:t>
            </w:r>
          </w:p>
        </w:tc>
        <w:tc>
          <w:tcPr>
            <w:tcW w:w="720" w:type="dxa"/>
          </w:tcPr>
          <w:p w:rsidR="007A2359" w:rsidRDefault="007A2359" w:rsidP="00D401F9">
            <w:pPr>
              <w:contextualSpacing/>
            </w:pPr>
          </w:p>
        </w:tc>
        <w:tc>
          <w:tcPr>
            <w:tcW w:w="918" w:type="dxa"/>
          </w:tcPr>
          <w:p w:rsidR="007A2359" w:rsidRDefault="007A2359" w:rsidP="00D401F9">
            <w:pPr>
              <w:contextualSpacing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numPr>
                <w:ilvl w:val="1"/>
                <w:numId w:val="1"/>
              </w:numPr>
              <w:contextualSpacing/>
            </w:pPr>
            <w:r w:rsidRPr="007B68AB">
              <w:t xml:space="preserve">Kelly </w:t>
            </w:r>
            <w:proofErr w:type="spellStart"/>
            <w:r w:rsidRPr="007B68AB">
              <w:t>Goto</w:t>
            </w:r>
            <w:proofErr w:type="spellEnd"/>
            <w:r w:rsidRPr="007B68AB">
              <w:t xml:space="preserve">- user interface analysis consultation </w:t>
            </w:r>
          </w:p>
        </w:tc>
        <w:tc>
          <w:tcPr>
            <w:tcW w:w="2836" w:type="dxa"/>
          </w:tcPr>
          <w:p w:rsidR="007A2359" w:rsidRPr="007B68AB" w:rsidRDefault="007A2359" w:rsidP="007B68AB">
            <w:pPr>
              <w:ind w:left="1080"/>
              <w:contextualSpacing/>
            </w:pPr>
            <w:r>
              <w:t>?</w:t>
            </w:r>
          </w:p>
        </w:tc>
        <w:tc>
          <w:tcPr>
            <w:tcW w:w="720" w:type="dxa"/>
          </w:tcPr>
          <w:p w:rsidR="007A2359" w:rsidRDefault="007A2359" w:rsidP="007B68AB">
            <w:pPr>
              <w:ind w:left="1080"/>
              <w:contextualSpacing/>
            </w:pPr>
          </w:p>
        </w:tc>
        <w:tc>
          <w:tcPr>
            <w:tcW w:w="918" w:type="dxa"/>
          </w:tcPr>
          <w:p w:rsidR="007A2359" w:rsidRDefault="007A2359" w:rsidP="007B68AB">
            <w:pPr>
              <w:ind w:left="1080"/>
              <w:contextualSpacing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numPr>
                <w:ilvl w:val="1"/>
                <w:numId w:val="1"/>
              </w:numPr>
              <w:contextualSpacing/>
            </w:pPr>
            <w:r w:rsidRPr="007B68AB">
              <w:t xml:space="preserve">Modifications to the condition list based on LHJ and CDPH input  </w:t>
            </w:r>
          </w:p>
        </w:tc>
        <w:tc>
          <w:tcPr>
            <w:tcW w:w="2836" w:type="dxa"/>
          </w:tcPr>
          <w:p w:rsidR="007A2359" w:rsidRPr="007B68AB" w:rsidRDefault="007A2359" w:rsidP="00D401F9">
            <w:pPr>
              <w:contextualSpacing/>
            </w:pPr>
            <w:r>
              <w:t>Format changes are done.</w:t>
            </w:r>
          </w:p>
        </w:tc>
        <w:tc>
          <w:tcPr>
            <w:tcW w:w="720" w:type="dxa"/>
          </w:tcPr>
          <w:p w:rsidR="007A2359" w:rsidRDefault="007A2359" w:rsidP="00D401F9">
            <w:pPr>
              <w:contextualSpacing/>
            </w:pPr>
          </w:p>
        </w:tc>
        <w:tc>
          <w:tcPr>
            <w:tcW w:w="918" w:type="dxa"/>
          </w:tcPr>
          <w:p w:rsidR="007A2359" w:rsidRDefault="007A2359" w:rsidP="00D401F9">
            <w:pPr>
              <w:contextualSpacing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numPr>
                <w:ilvl w:val="1"/>
                <w:numId w:val="1"/>
              </w:numPr>
              <w:contextualSpacing/>
            </w:pPr>
            <w:r w:rsidRPr="007B68AB">
              <w:t xml:space="preserve">Ability for county geocoding to replace geocoding in death data sets </w:t>
            </w:r>
          </w:p>
        </w:tc>
        <w:tc>
          <w:tcPr>
            <w:tcW w:w="2836" w:type="dxa"/>
          </w:tcPr>
          <w:p w:rsidR="007A2359" w:rsidRPr="007B68AB" w:rsidRDefault="007A2359" w:rsidP="00D401F9">
            <w:pPr>
              <w:contextualSpacing/>
            </w:pPr>
            <w:r>
              <w:t>Technically already possible; but post-V3 clean-up and documentation really need to actualize this</w:t>
            </w:r>
          </w:p>
        </w:tc>
        <w:tc>
          <w:tcPr>
            <w:tcW w:w="720" w:type="dxa"/>
          </w:tcPr>
          <w:p w:rsidR="007A2359" w:rsidRDefault="007A2359" w:rsidP="00D401F9">
            <w:pPr>
              <w:contextualSpacing/>
            </w:pPr>
          </w:p>
        </w:tc>
        <w:tc>
          <w:tcPr>
            <w:tcW w:w="918" w:type="dxa"/>
          </w:tcPr>
          <w:p w:rsidR="007A2359" w:rsidRDefault="007A2359" w:rsidP="00D401F9">
            <w:pPr>
              <w:contextualSpacing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numPr>
                <w:ilvl w:val="1"/>
                <w:numId w:val="1"/>
              </w:numPr>
              <w:contextualSpacing/>
            </w:pPr>
            <w:r w:rsidRPr="007B68AB">
              <w:t>Add multiple cause of death (including text searching)</w:t>
            </w:r>
          </w:p>
        </w:tc>
        <w:tc>
          <w:tcPr>
            <w:tcW w:w="2836" w:type="dxa"/>
          </w:tcPr>
          <w:p w:rsidR="007A2359" w:rsidRPr="007B68AB" w:rsidRDefault="007A2359" w:rsidP="00D401F9">
            <w:pPr>
              <w:contextualSpacing/>
            </w:pPr>
            <w:r>
              <w:t>Yes, post V3, and maybe/maybe not text searching</w:t>
            </w:r>
          </w:p>
        </w:tc>
        <w:tc>
          <w:tcPr>
            <w:tcW w:w="720" w:type="dxa"/>
          </w:tcPr>
          <w:p w:rsidR="007A2359" w:rsidRDefault="007A2359" w:rsidP="00D401F9">
            <w:pPr>
              <w:contextualSpacing/>
            </w:pPr>
          </w:p>
        </w:tc>
        <w:tc>
          <w:tcPr>
            <w:tcW w:w="918" w:type="dxa"/>
          </w:tcPr>
          <w:p w:rsidR="007A2359" w:rsidRDefault="007A2359" w:rsidP="00D401F9">
            <w:pPr>
              <w:contextualSpacing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numPr>
                <w:ilvl w:val="1"/>
                <w:numId w:val="1"/>
              </w:numPr>
              <w:contextualSpacing/>
            </w:pPr>
            <w:r w:rsidRPr="007B68AB">
              <w:t>Map cut points modifications (lower range starting with data, not zero)</w:t>
            </w:r>
          </w:p>
        </w:tc>
        <w:tc>
          <w:tcPr>
            <w:tcW w:w="2836" w:type="dxa"/>
          </w:tcPr>
          <w:p w:rsidR="007A2359" w:rsidRPr="007B68AB" w:rsidRDefault="007A2359" w:rsidP="00D401F9">
            <w:pPr>
              <w:contextualSpacing/>
            </w:pPr>
            <w:r>
              <w:t>Yes, research and post V3</w:t>
            </w:r>
          </w:p>
        </w:tc>
        <w:tc>
          <w:tcPr>
            <w:tcW w:w="720" w:type="dxa"/>
          </w:tcPr>
          <w:p w:rsidR="007A2359" w:rsidRDefault="007A2359" w:rsidP="00D401F9">
            <w:pPr>
              <w:contextualSpacing/>
            </w:pPr>
          </w:p>
        </w:tc>
        <w:tc>
          <w:tcPr>
            <w:tcW w:w="918" w:type="dxa"/>
          </w:tcPr>
          <w:p w:rsidR="007A2359" w:rsidRDefault="007A2359" w:rsidP="00D401F9">
            <w:pPr>
              <w:contextualSpacing/>
            </w:pPr>
          </w:p>
        </w:tc>
      </w:tr>
      <w:tr w:rsidR="007A2359" w:rsidRPr="007B68AB" w:rsidTr="00B870F1">
        <w:tc>
          <w:tcPr>
            <w:tcW w:w="5102" w:type="dxa"/>
          </w:tcPr>
          <w:p w:rsidR="007A2359" w:rsidRPr="007B68AB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 xml:space="preserve">Bug Bashing </w:t>
            </w:r>
          </w:p>
        </w:tc>
        <w:tc>
          <w:tcPr>
            <w:tcW w:w="2836" w:type="dxa"/>
          </w:tcPr>
          <w:p w:rsidR="007A2359" w:rsidRPr="007B68AB" w:rsidRDefault="007A2359" w:rsidP="00D401F9">
            <w:r>
              <w:t>YES</w:t>
            </w:r>
          </w:p>
        </w:tc>
        <w:tc>
          <w:tcPr>
            <w:tcW w:w="720" w:type="dxa"/>
          </w:tcPr>
          <w:p w:rsidR="007A2359" w:rsidRDefault="00977A63" w:rsidP="00D401F9">
            <w:r>
              <w:t>X</w:t>
            </w:r>
          </w:p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Pr="003C607D" w:rsidRDefault="007A2359" w:rsidP="000818ED">
            <w:pPr>
              <w:pStyle w:val="ListParagraph"/>
              <w:numPr>
                <w:ilvl w:val="0"/>
                <w:numId w:val="1"/>
              </w:numPr>
            </w:pPr>
            <w:r w:rsidRPr="007B68AB">
              <w:t>Code Cleaning</w:t>
            </w:r>
          </w:p>
        </w:tc>
        <w:tc>
          <w:tcPr>
            <w:tcW w:w="2836" w:type="dxa"/>
          </w:tcPr>
          <w:p w:rsidR="007A2359" w:rsidRPr="007B68AB" w:rsidRDefault="007A2359" w:rsidP="00D401F9">
            <w:r>
              <w:t>Ongoing, but major focus post V3</w:t>
            </w:r>
          </w:p>
        </w:tc>
        <w:tc>
          <w:tcPr>
            <w:tcW w:w="720" w:type="dxa"/>
          </w:tcPr>
          <w:p w:rsidR="007A2359" w:rsidRDefault="007A2359" w:rsidP="00D401F9"/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Pr="007B68AB" w:rsidRDefault="007A2359" w:rsidP="002C61CE">
            <w:pPr>
              <w:ind w:left="360"/>
            </w:pPr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7A2359" w:rsidP="00D401F9"/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Pr="007B68AB" w:rsidRDefault="007A2359" w:rsidP="001F7B84">
            <w:pPr>
              <w:ind w:left="360"/>
            </w:pPr>
            <w:ins w:id="4" w:author="SamFam" w:date="2020-01-20T12:59:00Z">
              <w:r>
                <w:t xml:space="preserve">Improve </w:t>
              </w:r>
            </w:ins>
            <w:ins w:id="5" w:author="SamFam" w:date="2020-01-20T13:00:00Z">
              <w:r>
                <w:t>consistency of visualizations</w:t>
              </w:r>
            </w:ins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977A63" w:rsidP="00D401F9">
            <w:r>
              <w:t>X</w:t>
            </w:r>
          </w:p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Pr="007B68AB" w:rsidRDefault="007A2359" w:rsidP="002C61CE">
            <w:pPr>
              <w:ind w:left="360"/>
            </w:pPr>
            <w:ins w:id="6" w:author="SamFam" w:date="2020-01-20T12:32:00Z">
              <w:r>
                <w:t>Review OSHPD code; check for 0, 1, 2 costs etc.</w:t>
              </w:r>
            </w:ins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977A63" w:rsidP="00D401F9">
            <w:r>
              <w:t>X</w:t>
            </w:r>
          </w:p>
        </w:tc>
        <w:tc>
          <w:tcPr>
            <w:tcW w:w="918" w:type="dxa"/>
          </w:tcPr>
          <w:p w:rsidR="007A2359" w:rsidRDefault="00977A63" w:rsidP="00D401F9">
            <w:r>
              <w:t>Q</w:t>
            </w:r>
          </w:p>
        </w:tc>
      </w:tr>
      <w:tr w:rsidR="007A2359" w:rsidRPr="003C607D" w:rsidTr="00B870F1">
        <w:tc>
          <w:tcPr>
            <w:tcW w:w="5102" w:type="dxa"/>
          </w:tcPr>
          <w:p w:rsidR="007A2359" w:rsidRPr="007B68AB" w:rsidRDefault="007A2359" w:rsidP="002C61CE">
            <w:pPr>
              <w:ind w:left="360"/>
            </w:pPr>
            <w:ins w:id="7" w:author="SamFam" w:date="2020-01-20T12:41:00Z">
              <w:r>
                <w:t>Add note on trend data and “missing points”; and need to look carefully</w:t>
              </w:r>
            </w:ins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977A63" w:rsidP="00D401F9">
            <w:r>
              <w:t>X</w:t>
            </w:r>
          </w:p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Pr="007B68AB" w:rsidRDefault="007A2359" w:rsidP="002C61CE">
            <w:pPr>
              <w:ind w:left="360"/>
            </w:pPr>
            <w:ins w:id="8" w:author="SamFam" w:date="2020-01-20T12:46:00Z">
              <w:r>
                <w:t>Death Data Request (add country of birth)</w:t>
              </w:r>
            </w:ins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7A2359" w:rsidP="00D401F9"/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Pr="007B68AB" w:rsidRDefault="007A2359" w:rsidP="002C61CE">
            <w:pPr>
              <w:ind w:left="360"/>
            </w:pPr>
            <w:ins w:id="9" w:author="SamFam" w:date="2020-01-20T12:54:00Z">
              <w:r>
                <w:t xml:space="preserve">Shorter list of cause names;  cause “nicknames” </w:t>
              </w:r>
              <w:r>
                <w:lastRenderedPageBreak/>
                <w:t>for readability</w:t>
              </w:r>
            </w:ins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977A63" w:rsidP="00D401F9">
            <w:r>
              <w:t>X?</w:t>
            </w:r>
          </w:p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Default="007A2359" w:rsidP="002C61CE">
            <w:pPr>
              <w:ind w:left="360"/>
            </w:pPr>
            <w:ins w:id="10" w:author="SamFam" w:date="2020-01-20T12:55:00Z">
              <w:r>
                <w:lastRenderedPageBreak/>
                <w:t>Review/decide about “unspecified” condition and mi</w:t>
              </w:r>
            </w:ins>
            <w:ins w:id="11" w:author="SamFam" w:date="2020-01-20T12:56:00Z">
              <w:r>
                <w:t>ssing</w:t>
              </w:r>
            </w:ins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977A63" w:rsidP="00D401F9">
            <w:r>
              <w:t>X</w:t>
            </w:r>
          </w:p>
        </w:tc>
        <w:tc>
          <w:tcPr>
            <w:tcW w:w="918" w:type="dxa"/>
          </w:tcPr>
          <w:p w:rsidR="007A2359" w:rsidRDefault="00977A63" w:rsidP="00D401F9">
            <w:r>
              <w:t>Q</w:t>
            </w:r>
          </w:p>
        </w:tc>
      </w:tr>
      <w:tr w:rsidR="007A2359" w:rsidRPr="003C607D" w:rsidTr="00B870F1">
        <w:tc>
          <w:tcPr>
            <w:tcW w:w="5102" w:type="dxa"/>
          </w:tcPr>
          <w:p w:rsidR="007A2359" w:rsidRDefault="007A2359" w:rsidP="002C61CE">
            <w:pPr>
              <w:ind w:left="360"/>
            </w:pPr>
            <w:ins w:id="12" w:author="SamFam" w:date="2020-01-20T12:56:00Z">
              <w:r>
                <w:t>Suppress measures by tab as appropriate</w:t>
              </w:r>
            </w:ins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977A63" w:rsidP="00D401F9">
            <w:r>
              <w:t>X</w:t>
            </w:r>
          </w:p>
        </w:tc>
        <w:tc>
          <w:tcPr>
            <w:tcW w:w="918" w:type="dxa"/>
          </w:tcPr>
          <w:p w:rsidR="007A2359" w:rsidRDefault="00977A63" w:rsidP="00D401F9">
            <w:r>
              <w:t>Q</w:t>
            </w:r>
          </w:p>
        </w:tc>
      </w:tr>
      <w:tr w:rsidR="007A2359" w:rsidRPr="003C607D" w:rsidTr="00B870F1">
        <w:tc>
          <w:tcPr>
            <w:tcW w:w="5102" w:type="dxa"/>
          </w:tcPr>
          <w:p w:rsidR="007A2359" w:rsidRDefault="007A2359" w:rsidP="002C61CE">
            <w:pPr>
              <w:ind w:left="360"/>
            </w:pPr>
            <w:ins w:id="13" w:author="SamFam" w:date="2020-01-20T12:57:00Z">
              <w:r>
                <w:t>Update “what’s new” section</w:t>
              </w:r>
            </w:ins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977A63" w:rsidP="00D401F9">
            <w:r>
              <w:t>X</w:t>
            </w:r>
          </w:p>
        </w:tc>
        <w:tc>
          <w:tcPr>
            <w:tcW w:w="918" w:type="dxa"/>
          </w:tcPr>
          <w:p w:rsidR="007A2359" w:rsidRDefault="00977A63" w:rsidP="00D401F9">
            <w:r>
              <w:t>Q</w:t>
            </w:r>
          </w:p>
        </w:tc>
      </w:tr>
      <w:tr w:rsidR="007A2359" w:rsidRPr="003C607D" w:rsidTr="00B870F1">
        <w:tc>
          <w:tcPr>
            <w:tcW w:w="5102" w:type="dxa"/>
          </w:tcPr>
          <w:p w:rsidR="007A2359" w:rsidRDefault="007A2359" w:rsidP="002C61CE">
            <w:pPr>
              <w:ind w:left="360"/>
            </w:pPr>
            <w:ins w:id="14" w:author="SamFam" w:date="2020-01-20T13:00:00Z">
              <w:r>
                <w:t xml:space="preserve">Need help text for some tabs; other help text? </w:t>
              </w:r>
            </w:ins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977A63" w:rsidP="00D401F9">
            <w:r>
              <w:t>X</w:t>
            </w:r>
          </w:p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Default="007A2359" w:rsidP="002C61CE">
            <w:pPr>
              <w:ind w:left="360"/>
            </w:pPr>
            <w:ins w:id="15" w:author="SamFam" w:date="2020-01-20T13:01:00Z">
              <w:r>
                <w:t>Find technical editor to read ALL CCB text?</w:t>
              </w:r>
            </w:ins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977A63" w:rsidP="00D401F9">
            <w:r>
              <w:t>X?</w:t>
            </w:r>
            <w:bookmarkStart w:id="16" w:name="_GoBack"/>
            <w:bookmarkEnd w:id="16"/>
          </w:p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Default="007A2359" w:rsidP="002C61CE">
            <w:pPr>
              <w:ind w:left="360"/>
            </w:pPr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7A2359" w:rsidP="00D401F9"/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Default="007A2359" w:rsidP="002C61CE">
            <w:pPr>
              <w:ind w:left="360"/>
            </w:pPr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7A2359" w:rsidP="00D401F9"/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Default="007A2359" w:rsidP="002C61CE">
            <w:pPr>
              <w:ind w:left="360"/>
            </w:pPr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7A2359" w:rsidP="00D401F9"/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Default="007A2359" w:rsidP="002C61CE">
            <w:pPr>
              <w:ind w:left="360"/>
            </w:pPr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7A2359" w:rsidP="00D401F9"/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Default="007A2359" w:rsidP="002C61CE">
            <w:pPr>
              <w:ind w:left="360"/>
            </w:pPr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7A2359" w:rsidP="00D401F9"/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Default="007A2359" w:rsidP="001F7B84">
            <w:pPr>
              <w:ind w:left="360"/>
              <w:rPr>
                <w:ins w:id="17" w:author="SamFam" w:date="2020-01-20T12:58:00Z"/>
              </w:rPr>
            </w:pPr>
            <w:del w:id="18" w:author="SamFam" w:date="2020-01-20T12:58:00Z">
              <w:r w:rsidDel="001F7B84">
                <w:delText>P</w:delText>
              </w:r>
            </w:del>
            <w:ins w:id="19" w:author="SamFam" w:date="2020-01-20T12:58:00Z">
              <w:r>
                <w:t>P</w:t>
              </w:r>
            </w:ins>
            <w:ins w:id="20" w:author="SamFam" w:date="2020-01-20T12:55:00Z">
              <w:r>
                <w:t>ost V3:</w:t>
              </w:r>
            </w:ins>
          </w:p>
          <w:p w:rsidR="007A2359" w:rsidRDefault="007A2359" w:rsidP="001F7B84">
            <w:pPr>
              <w:ind w:left="360"/>
              <w:rPr>
                <w:ins w:id="21" w:author="SamFam" w:date="2020-01-20T12:55:00Z"/>
              </w:rPr>
            </w:pPr>
            <w:ins w:id="22" w:author="SamFam" w:date="2020-01-20T12:58:00Z">
              <w:r>
                <w:t xml:space="preserve">  System for direct user input / comment / story</w:t>
              </w:r>
            </w:ins>
          </w:p>
          <w:p w:rsidR="007A2359" w:rsidRDefault="007A2359" w:rsidP="001F7B84">
            <w:pPr>
              <w:ind w:left="360"/>
              <w:rPr>
                <w:ins w:id="23" w:author="SamFam" w:date="2020-01-20T12:55:00Z"/>
              </w:rPr>
            </w:pPr>
            <w:ins w:id="24" w:author="SamFam" w:date="2020-01-20T12:55:00Z">
              <w:r>
                <w:t xml:space="preserve">   </w:t>
              </w:r>
              <w:proofErr w:type="spellStart"/>
              <w:r>
                <w:t>Septicimia</w:t>
              </w:r>
              <w:proofErr w:type="spellEnd"/>
            </w:ins>
          </w:p>
          <w:p w:rsidR="007A2359" w:rsidRDefault="007A2359" w:rsidP="001F7B84">
            <w:pPr>
              <w:ind w:left="360"/>
              <w:rPr>
                <w:ins w:id="25" w:author="SamFam" w:date="2020-01-20T12:55:00Z"/>
              </w:rPr>
            </w:pPr>
            <w:ins w:id="26" w:author="SamFam" w:date="2020-01-20T12:55:00Z">
              <w:r>
                <w:t xml:space="preserve">   CCS coding (w/ counties; Julie Costa at OSHPD)</w:t>
              </w:r>
            </w:ins>
          </w:p>
          <w:p w:rsidR="007A2359" w:rsidRDefault="007A2359" w:rsidP="002C61CE">
            <w:pPr>
              <w:ind w:left="360"/>
            </w:pPr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7A2359" w:rsidP="00D401F9"/>
        </w:tc>
        <w:tc>
          <w:tcPr>
            <w:tcW w:w="918" w:type="dxa"/>
          </w:tcPr>
          <w:p w:rsidR="007A2359" w:rsidRDefault="007A2359" w:rsidP="00D401F9"/>
        </w:tc>
      </w:tr>
      <w:tr w:rsidR="007A2359" w:rsidRPr="003C607D" w:rsidTr="00B870F1">
        <w:tc>
          <w:tcPr>
            <w:tcW w:w="5102" w:type="dxa"/>
          </w:tcPr>
          <w:p w:rsidR="007A2359" w:rsidRDefault="007A2359" w:rsidP="002C61CE">
            <w:pPr>
              <w:ind w:left="360"/>
            </w:pPr>
          </w:p>
        </w:tc>
        <w:tc>
          <w:tcPr>
            <w:tcW w:w="2836" w:type="dxa"/>
          </w:tcPr>
          <w:p w:rsidR="007A2359" w:rsidRDefault="007A2359" w:rsidP="00D401F9"/>
        </w:tc>
        <w:tc>
          <w:tcPr>
            <w:tcW w:w="720" w:type="dxa"/>
          </w:tcPr>
          <w:p w:rsidR="007A2359" w:rsidRDefault="007A2359" w:rsidP="00D401F9"/>
        </w:tc>
        <w:tc>
          <w:tcPr>
            <w:tcW w:w="918" w:type="dxa"/>
          </w:tcPr>
          <w:p w:rsidR="007A2359" w:rsidRDefault="007A2359" w:rsidP="00D401F9"/>
        </w:tc>
      </w:tr>
    </w:tbl>
    <w:p w:rsidR="003C607D" w:rsidRPr="003C607D" w:rsidRDefault="003C607D" w:rsidP="007B68AB"/>
    <w:sectPr w:rsidR="003C607D" w:rsidRPr="003C60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2924A8"/>
    <w:multiLevelType w:val="hybridMultilevel"/>
    <w:tmpl w:val="9154B9AE"/>
    <w:lvl w:ilvl="0" w:tplc="4A46B70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DDE2E4C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C0644608">
      <w:start w:val="1"/>
      <w:numFmt w:val="lowerRoman"/>
      <w:lvlText w:val="%3."/>
      <w:lvlJc w:val="right"/>
      <w:pPr>
        <w:ind w:left="2160" w:hanging="180"/>
      </w:pPr>
      <w:rPr>
        <w:b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B493112"/>
    <w:multiLevelType w:val="hybridMultilevel"/>
    <w:tmpl w:val="FC1C73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79BB5F44"/>
    <w:multiLevelType w:val="hybridMultilevel"/>
    <w:tmpl w:val="DB4A605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54AD"/>
    <w:rsid w:val="00074DD2"/>
    <w:rsid w:val="00111F28"/>
    <w:rsid w:val="001F7B84"/>
    <w:rsid w:val="00225163"/>
    <w:rsid w:val="002A7EA6"/>
    <w:rsid w:val="002C61CE"/>
    <w:rsid w:val="003C607D"/>
    <w:rsid w:val="003F6DA9"/>
    <w:rsid w:val="00422D12"/>
    <w:rsid w:val="00483F99"/>
    <w:rsid w:val="004D5E96"/>
    <w:rsid w:val="004F62EE"/>
    <w:rsid w:val="006054AD"/>
    <w:rsid w:val="007344A5"/>
    <w:rsid w:val="0075167A"/>
    <w:rsid w:val="007A2359"/>
    <w:rsid w:val="007B68AB"/>
    <w:rsid w:val="00977A63"/>
    <w:rsid w:val="00B870F1"/>
    <w:rsid w:val="00D401F9"/>
    <w:rsid w:val="00F8730A"/>
    <w:rsid w:val="00FF6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4AD"/>
    <w:pPr>
      <w:ind w:left="720"/>
      <w:contextualSpacing/>
    </w:pPr>
  </w:style>
  <w:style w:type="table" w:styleId="TableGrid">
    <w:name w:val="Table Grid"/>
    <w:basedOn w:val="TableNormal"/>
    <w:uiPriority w:val="39"/>
    <w:rsid w:val="007B6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6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1C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54AD"/>
    <w:pPr>
      <w:ind w:left="720"/>
      <w:contextualSpacing/>
    </w:pPr>
  </w:style>
  <w:style w:type="table" w:styleId="TableGrid">
    <w:name w:val="Table Grid"/>
    <w:basedOn w:val="TableNormal"/>
    <w:uiPriority w:val="39"/>
    <w:rsid w:val="007B68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C6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61C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</TotalTime>
  <Pages>4</Pages>
  <Words>798</Words>
  <Characters>4554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California Department of Public Health</Company>
  <LinksUpToDate>false</LinksUpToDate>
  <CharactersWithSpaces>5342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Kang, Jaspreet S@CDPH</dc:creator>
  <cp:keywords/>
  <dc:description/>
  <cp:lastModifiedBy>SamFam</cp:lastModifiedBy>
  <cp:revision>13</cp:revision>
  <dcterms:created xsi:type="dcterms:W3CDTF">2020-01-15T19:56:00Z</dcterms:created>
  <dcterms:modified xsi:type="dcterms:W3CDTF">2020-01-21T06:33:00Z</dcterms:modified>
</cp:coreProperties>
</file>